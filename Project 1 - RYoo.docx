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A57D" w14:textId="650C28B1" w:rsidR="00491280" w:rsidRDefault="004D3D9B" w:rsidP="00BD5B83">
      <w:pPr>
        <w:spacing w:after="0" w:line="276" w:lineRule="auto"/>
        <w:ind w:right="161"/>
        <w:rPr>
          <w:rFonts w:eastAsia="Tahoma" w:cs="Arial"/>
          <w:spacing w:val="-1"/>
          <w:sz w:val="22"/>
          <w:szCs w:val="22"/>
        </w:rPr>
      </w:pPr>
      <w:r>
        <w:rPr>
          <w:rFonts w:eastAsia="Tahoma" w:cs="Arial"/>
          <w:spacing w:val="-1"/>
          <w:sz w:val="22"/>
          <w:szCs w:val="22"/>
        </w:rPr>
        <w:t xml:space="preserve">Project 1: </w:t>
      </w:r>
      <w:r w:rsidR="00D16644" w:rsidRPr="00D16644">
        <w:rPr>
          <w:rFonts w:eastAsia="Tahoma" w:cs="Arial"/>
          <w:spacing w:val="-1"/>
          <w:sz w:val="22"/>
          <w:szCs w:val="22"/>
        </w:rPr>
        <w:t>Exploratory Data Analysis of the ANSUR Anthropometric Measure Dataset</w:t>
      </w:r>
    </w:p>
    <w:p w14:paraId="0BCC5FCD" w14:textId="77777777" w:rsidR="00D16644" w:rsidRDefault="00D16644" w:rsidP="00BD5B83">
      <w:pPr>
        <w:spacing w:after="0" w:line="276" w:lineRule="auto"/>
        <w:ind w:right="161"/>
        <w:rPr>
          <w:rFonts w:eastAsia="Tahoma" w:cs="Arial"/>
          <w:spacing w:val="-1"/>
          <w:sz w:val="22"/>
          <w:szCs w:val="22"/>
        </w:rPr>
      </w:pPr>
    </w:p>
    <w:p w14:paraId="3C33F4DA" w14:textId="14794803" w:rsidR="001E19AD" w:rsidRDefault="001E19AD" w:rsidP="00BD5B83">
      <w:pPr>
        <w:spacing w:after="0" w:line="276" w:lineRule="auto"/>
        <w:ind w:right="161"/>
        <w:rPr>
          <w:rFonts w:eastAsia="Tahoma" w:cs="Arial"/>
          <w:spacing w:val="-1"/>
          <w:sz w:val="22"/>
          <w:szCs w:val="22"/>
        </w:rPr>
      </w:pPr>
      <w:r>
        <w:rPr>
          <w:rFonts w:eastAsia="Tahoma" w:cs="Arial"/>
          <w:spacing w:val="-1"/>
          <w:sz w:val="22"/>
          <w:szCs w:val="22"/>
        </w:rPr>
        <w:t>Rebecca Yoo</w:t>
      </w:r>
    </w:p>
    <w:p w14:paraId="1BFC7410" w14:textId="4AEB46C1" w:rsidR="001E19AD" w:rsidRDefault="001E19AD" w:rsidP="00BD5B83">
      <w:pPr>
        <w:spacing w:after="0" w:line="276" w:lineRule="auto"/>
        <w:ind w:right="161"/>
        <w:rPr>
          <w:rFonts w:eastAsia="Tahoma" w:cs="Arial"/>
          <w:spacing w:val="-1"/>
          <w:sz w:val="22"/>
          <w:szCs w:val="22"/>
        </w:rPr>
      </w:pPr>
      <w:r>
        <w:rPr>
          <w:rFonts w:eastAsia="Tahoma" w:cs="Arial"/>
          <w:spacing w:val="-1"/>
          <w:sz w:val="22"/>
          <w:szCs w:val="22"/>
        </w:rPr>
        <w:t>March 3, 2026</w:t>
      </w:r>
    </w:p>
    <w:p w14:paraId="16919415" w14:textId="2BF03509" w:rsidR="001E19AD" w:rsidRPr="00D136CD" w:rsidRDefault="00BA600A" w:rsidP="00BD5B83">
      <w:pPr>
        <w:spacing w:after="0" w:line="276" w:lineRule="auto"/>
        <w:ind w:right="161"/>
        <w:rPr>
          <w:rFonts w:eastAsia="Tahoma" w:cs="Arial"/>
          <w:color w:val="000000"/>
          <w:sz w:val="22"/>
          <w:szCs w:val="22"/>
        </w:rPr>
      </w:pPr>
      <w:r>
        <w:rPr>
          <w:rFonts w:eastAsia="Tahoma" w:cs="Arial"/>
          <w:spacing w:val="-1"/>
          <w:sz w:val="22"/>
          <w:szCs w:val="22"/>
        </w:rPr>
        <w:t>PBHLT 6</w:t>
      </w:r>
      <w:r w:rsidR="004D3D9B">
        <w:rPr>
          <w:rFonts w:eastAsia="Tahoma" w:cs="Arial"/>
          <w:spacing w:val="-1"/>
          <w:sz w:val="22"/>
          <w:szCs w:val="22"/>
        </w:rPr>
        <w:t>1</w:t>
      </w:r>
      <w:r>
        <w:rPr>
          <w:rFonts w:eastAsia="Tahoma" w:cs="Arial"/>
          <w:spacing w:val="-1"/>
          <w:sz w:val="22"/>
          <w:szCs w:val="22"/>
        </w:rPr>
        <w:t>01 Data M</w:t>
      </w:r>
      <w:r w:rsidR="004D3D9B">
        <w:rPr>
          <w:rFonts w:eastAsia="Tahoma" w:cs="Arial"/>
          <w:spacing w:val="-1"/>
          <w:sz w:val="22"/>
          <w:szCs w:val="22"/>
        </w:rPr>
        <w:t>anagement</w:t>
      </w:r>
      <w:r>
        <w:rPr>
          <w:rFonts w:eastAsia="Tahoma" w:cs="Arial"/>
          <w:spacing w:val="-1"/>
          <w:sz w:val="22"/>
          <w:szCs w:val="22"/>
        </w:rPr>
        <w:t xml:space="preserve"> And Visualization</w:t>
      </w:r>
    </w:p>
    <w:p w14:paraId="678B7115" w14:textId="77777777" w:rsidR="00D16644" w:rsidRDefault="00D16644">
      <w:pPr>
        <w:spacing w:after="160" w:line="278" w:lineRule="auto"/>
        <w:rPr>
          <w:rFonts w:eastAsiaTheme="majorEastAsia" w:cs="Arial"/>
          <w:color w:val="0F4761" w:themeColor="accent1" w:themeShade="BF"/>
          <w:kern w:val="2"/>
          <w:sz w:val="22"/>
          <w:szCs w:val="22"/>
          <w:highlight w:val="lightGray"/>
          <w:lang w:eastAsia="ko-KR"/>
          <w14:ligatures w14:val="standardContextual"/>
        </w:rPr>
      </w:pPr>
      <w:r>
        <w:rPr>
          <w:rFonts w:cs="Arial"/>
          <w:sz w:val="22"/>
          <w:szCs w:val="22"/>
          <w:highlight w:val="lightGray"/>
        </w:rPr>
        <w:br w:type="page"/>
      </w:r>
    </w:p>
    <w:p w14:paraId="45CE9E57" w14:textId="644C8B5E" w:rsidR="006964A4" w:rsidRPr="00D136CD" w:rsidRDefault="66A724CC" w:rsidP="00D16644">
      <w:pPr>
        <w:pStyle w:val="Heading1"/>
        <w:spacing w:line="276" w:lineRule="auto"/>
        <w:rPr>
          <w:rFonts w:ascii="Arial" w:hAnsi="Arial" w:cs="Arial"/>
          <w:sz w:val="22"/>
          <w:szCs w:val="22"/>
        </w:rPr>
        <w:pPrChange w:id="0" w:author="Rebecca Yoo" w:date="2026-02-16T10:11:00Z" w16du:dateUtc="2026-02-16T17:11:00Z">
          <w:pPr>
            <w:pStyle w:val="Heading2"/>
            <w:spacing w:after="120" w:line="276" w:lineRule="auto"/>
          </w:pPr>
        </w:pPrChange>
      </w:pPr>
      <w:r w:rsidRPr="00D136CD">
        <w:rPr>
          <w:rFonts w:ascii="Arial" w:hAnsi="Arial" w:cs="Arial"/>
          <w:sz w:val="22"/>
          <w:szCs w:val="22"/>
        </w:rPr>
        <w:lastRenderedPageBreak/>
        <w:t>Introduction</w:t>
      </w:r>
    </w:p>
    <w:p w14:paraId="59BD8A33" w14:textId="0628F6BA" w:rsidR="00190F23" w:rsidRPr="00D136CD" w:rsidRDefault="00190F23"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 xml:space="preserve">This report summarizes </w:t>
      </w:r>
      <w:r w:rsidR="00A53EB8" w:rsidRPr="00D136CD">
        <w:rPr>
          <w:rFonts w:eastAsia="Segoe UI" w:cs="Arial"/>
          <w:color w:val="000000" w:themeColor="text1"/>
          <w:sz w:val="22"/>
          <w:szCs w:val="22"/>
        </w:rPr>
        <w:t>anthropometric</w:t>
      </w:r>
      <w:r w:rsidR="00D57470" w:rsidRPr="00D136CD">
        <w:rPr>
          <w:rFonts w:eastAsia="Segoe UI" w:cs="Arial"/>
          <w:color w:val="000000" w:themeColor="text1"/>
          <w:sz w:val="22"/>
          <w:szCs w:val="22"/>
        </w:rPr>
        <w:t xml:space="preserve"> data from the ANSUR II Working Database</w:t>
      </w:r>
      <w:r w:rsidR="000609C7" w:rsidRPr="00D136CD">
        <w:rPr>
          <w:rFonts w:eastAsia="Segoe UI" w:cs="Arial"/>
          <w:color w:val="000000" w:themeColor="text1"/>
          <w:sz w:val="22"/>
          <w:szCs w:val="22"/>
        </w:rPr>
        <w:t xml:space="preserve"> produced by the </w:t>
      </w:r>
      <w:r w:rsidR="00C55BA2" w:rsidRPr="00D136CD">
        <w:rPr>
          <w:rFonts w:eastAsia="Segoe UI" w:cs="Arial"/>
          <w:color w:val="000000" w:themeColor="text1"/>
          <w:sz w:val="22"/>
          <w:szCs w:val="22"/>
        </w:rPr>
        <w:t xml:space="preserve">US Department of the Army. </w:t>
      </w:r>
      <w:r w:rsidR="00014B26" w:rsidRPr="00D136CD">
        <w:rPr>
          <w:rFonts w:eastAsia="Segoe UI" w:cs="Arial"/>
          <w:color w:val="000000" w:themeColor="text1"/>
          <w:sz w:val="22"/>
          <w:szCs w:val="22"/>
        </w:rPr>
        <w:t>The anthropometric data is used by the US Army to design clothing, personal protective equipment, military workstations</w:t>
      </w:r>
      <w:r w:rsidR="00BC16B5" w:rsidRPr="00D136CD">
        <w:rPr>
          <w:rFonts w:eastAsia="Segoe UI" w:cs="Arial"/>
          <w:color w:val="000000" w:themeColor="text1"/>
          <w:sz w:val="22"/>
          <w:szCs w:val="22"/>
        </w:rPr>
        <w:t>, and computer-generated models of the body.</w:t>
      </w:r>
    </w:p>
    <w:p w14:paraId="3248A9E0" w14:textId="1516D192" w:rsidR="00A422E5" w:rsidRPr="00D136CD" w:rsidRDefault="001E281E"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 xml:space="preserve">The purpose of this </w:t>
      </w:r>
      <w:r w:rsidR="00680D10" w:rsidRPr="00D136CD">
        <w:rPr>
          <w:rFonts w:eastAsia="Segoe UI" w:cs="Arial"/>
          <w:color w:val="000000" w:themeColor="text1"/>
          <w:sz w:val="22"/>
          <w:szCs w:val="22"/>
        </w:rPr>
        <w:t xml:space="preserve">analysis is to </w:t>
      </w:r>
      <w:r w:rsidR="001E281F" w:rsidRPr="00D136CD">
        <w:rPr>
          <w:rFonts w:eastAsia="Segoe UI" w:cs="Arial"/>
          <w:color w:val="000000" w:themeColor="text1"/>
          <w:sz w:val="22"/>
          <w:szCs w:val="22"/>
        </w:rPr>
        <w:t xml:space="preserve">provide a summary of anthropometric characteristics </w:t>
      </w:r>
      <w:r w:rsidR="00D57FF1" w:rsidRPr="00D136CD">
        <w:rPr>
          <w:rFonts w:eastAsia="Segoe UI" w:cs="Arial"/>
          <w:color w:val="000000" w:themeColor="text1"/>
          <w:sz w:val="22"/>
          <w:szCs w:val="22"/>
        </w:rPr>
        <w:t>of military personnel and the relationships between th</w:t>
      </w:r>
      <w:ins w:id="1" w:author="Rebecca Yoo" w:date="2026-02-19T11:13:00Z" w16du:dateUtc="2026-02-19T18:13:00Z">
        <w:r w:rsidR="008231F1" w:rsidRPr="00D136CD">
          <w:rPr>
            <w:rFonts w:eastAsia="Segoe UI" w:cs="Arial"/>
            <w:color w:val="000000" w:themeColor="text1"/>
            <w:sz w:val="22"/>
            <w:szCs w:val="22"/>
          </w:rPr>
          <w:t xml:space="preserve">em. </w:t>
        </w:r>
      </w:ins>
      <w:ins w:id="2" w:author="Rebecca Yoo" w:date="2026-02-19T11:14:00Z" w16du:dateUtc="2026-02-19T18:14:00Z">
        <w:r w:rsidR="00520128" w:rsidRPr="00D136CD">
          <w:rPr>
            <w:rFonts w:eastAsia="Segoe UI" w:cs="Arial"/>
            <w:color w:val="000000" w:themeColor="text1"/>
            <w:sz w:val="22"/>
            <w:szCs w:val="22"/>
          </w:rPr>
          <w:t xml:space="preserve">The results of this analysis would then be usable for </w:t>
        </w:r>
        <w:r w:rsidR="007E1D2F" w:rsidRPr="00D136CD">
          <w:rPr>
            <w:rFonts w:eastAsia="Segoe UI" w:cs="Arial"/>
            <w:color w:val="000000" w:themeColor="text1"/>
            <w:sz w:val="22"/>
            <w:szCs w:val="22"/>
          </w:rPr>
          <w:t>designing materials</w:t>
        </w:r>
      </w:ins>
      <w:ins w:id="3" w:author="Rebecca Yoo" w:date="2026-02-19T11:15:00Z" w16du:dateUtc="2026-02-19T18:15:00Z">
        <w:r w:rsidR="007E1D2F" w:rsidRPr="00D136CD">
          <w:rPr>
            <w:rFonts w:eastAsia="Segoe UI" w:cs="Arial"/>
            <w:color w:val="000000" w:themeColor="text1"/>
            <w:sz w:val="22"/>
            <w:szCs w:val="22"/>
          </w:rPr>
          <w:t xml:space="preserve"> and equipment for military use.</w:t>
        </w:r>
      </w:ins>
      <w:del w:id="4" w:author="Rebecca Yoo" w:date="2026-02-19T11:13:00Z" w16du:dateUtc="2026-02-19T18:13:00Z">
        <w:r w:rsidR="00D57FF1" w:rsidRPr="00D136CD" w:rsidDel="008231F1">
          <w:rPr>
            <w:rFonts w:eastAsia="Segoe UI" w:cs="Arial"/>
            <w:color w:val="000000" w:themeColor="text1"/>
            <w:sz w:val="22"/>
            <w:szCs w:val="22"/>
          </w:rPr>
          <w:delText>em.</w:delText>
        </w:r>
      </w:del>
      <w:r w:rsidR="00EC5034" w:rsidRPr="00D136CD">
        <w:rPr>
          <w:rFonts w:eastAsia="Segoe UI" w:cs="Arial"/>
          <w:color w:val="000000" w:themeColor="text1"/>
          <w:sz w:val="22"/>
          <w:szCs w:val="22"/>
        </w:rPr>
        <w:t xml:space="preserve"> Th</w:t>
      </w:r>
      <w:ins w:id="5" w:author="Rebecca Yoo" w:date="2026-02-19T11:16:00Z" w16du:dateUtc="2026-02-19T18:16:00Z">
        <w:r w:rsidR="00902470" w:rsidRPr="00D136CD">
          <w:rPr>
            <w:rFonts w:eastAsia="Segoe UI" w:cs="Arial"/>
            <w:color w:val="000000" w:themeColor="text1"/>
            <w:sz w:val="22"/>
            <w:szCs w:val="22"/>
          </w:rPr>
          <w:t xml:space="preserve">e analysis </w:t>
        </w:r>
        <w:r w:rsidR="00141904" w:rsidRPr="00D136CD">
          <w:rPr>
            <w:rFonts w:eastAsia="Segoe UI" w:cs="Arial"/>
            <w:color w:val="000000" w:themeColor="text1"/>
            <w:sz w:val="22"/>
            <w:szCs w:val="22"/>
          </w:rPr>
          <w:t xml:space="preserve">is </w:t>
        </w:r>
      </w:ins>
      <w:del w:id="6" w:author="Rebecca Yoo" w:date="2026-02-19T11:16:00Z" w16du:dateUtc="2026-02-19T18:16:00Z">
        <w:r w:rsidR="00EC5034" w:rsidRPr="00D136CD" w:rsidDel="00902470">
          <w:rPr>
            <w:rFonts w:eastAsia="Segoe UI" w:cs="Arial"/>
            <w:color w:val="000000" w:themeColor="text1"/>
            <w:sz w:val="22"/>
            <w:szCs w:val="22"/>
          </w:rPr>
          <w:delText xml:space="preserve">is is </w:delText>
        </w:r>
      </w:del>
      <w:r w:rsidR="00EC5034" w:rsidRPr="00D136CD">
        <w:rPr>
          <w:rFonts w:eastAsia="Segoe UI" w:cs="Arial"/>
          <w:color w:val="000000" w:themeColor="text1"/>
          <w:sz w:val="22"/>
          <w:szCs w:val="22"/>
        </w:rPr>
        <w:t xml:space="preserve">achieved </w:t>
      </w:r>
      <w:r w:rsidR="00A936D6" w:rsidRPr="00D136CD">
        <w:rPr>
          <w:rFonts w:eastAsia="Segoe UI" w:cs="Arial"/>
          <w:color w:val="000000" w:themeColor="text1"/>
          <w:sz w:val="22"/>
          <w:szCs w:val="22"/>
        </w:rPr>
        <w:t xml:space="preserve">by conducting </w:t>
      </w:r>
      <w:r w:rsidRPr="00D136CD">
        <w:rPr>
          <w:rFonts w:eastAsia="Segoe UI" w:cs="Arial"/>
          <w:color w:val="000000" w:themeColor="text1"/>
          <w:sz w:val="22"/>
          <w:szCs w:val="22"/>
        </w:rPr>
        <w:t>Exploratory Data Analysis (EDA) on anthropometric measurements and demographic characteristics of individuals in the military</w:t>
      </w:r>
      <w:r w:rsidR="00532B71" w:rsidRPr="00D136CD">
        <w:rPr>
          <w:rFonts w:eastAsia="Segoe UI" w:cs="Arial"/>
          <w:color w:val="000000" w:themeColor="text1"/>
          <w:sz w:val="22"/>
          <w:szCs w:val="22"/>
        </w:rPr>
        <w:t>.</w:t>
      </w:r>
    </w:p>
    <w:p w14:paraId="5C6F25A0" w14:textId="3A789F00" w:rsidR="0083726F" w:rsidRPr="00D136CD" w:rsidRDefault="0083726F"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 xml:space="preserve">The sample was generated by the US Department of the Army through two sampling efforts: the ANSUR II and MC-ANSUR. These efforts collected the data following a protocol documented in </w:t>
      </w:r>
      <w:r w:rsidR="002F21EA" w:rsidRPr="00D136CD">
        <w:rPr>
          <w:rFonts w:eastAsia="Segoe UI" w:cs="Arial"/>
          <w:i/>
          <w:iCs/>
          <w:color w:val="000000" w:themeColor="text1"/>
          <w:sz w:val="22"/>
          <w:szCs w:val="22"/>
        </w:rPr>
        <w:t>Measurer’s Handbook: US Army And Marine Corps Anthropometric Surveys, 2010-2011</w:t>
      </w:r>
      <w:r w:rsidR="002F21EA" w:rsidRPr="00D136CD">
        <w:rPr>
          <w:rFonts w:eastAsia="Segoe UI" w:cs="Arial"/>
          <w:color w:val="000000" w:themeColor="text1"/>
          <w:sz w:val="22"/>
          <w:szCs w:val="22"/>
        </w:rPr>
        <w:t>.</w:t>
      </w:r>
    </w:p>
    <w:p w14:paraId="09FCFAC0" w14:textId="57B46BE2" w:rsidR="006964A4" w:rsidRPr="00D136CD" w:rsidRDefault="00951579"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The dataset includes 7,031 observations.</w:t>
      </w:r>
      <w:r w:rsidRPr="00D136CD">
        <w:rPr>
          <w:rFonts w:eastAsia="Segoe UI" w:cs="Arial"/>
          <w:color w:val="000000" w:themeColor="text1"/>
          <w:sz w:val="22"/>
          <w:szCs w:val="22"/>
        </w:rPr>
        <w:t xml:space="preserve"> </w:t>
      </w:r>
      <w:r w:rsidR="008F4B03" w:rsidRPr="00D136CD">
        <w:rPr>
          <w:rFonts w:eastAsia="Segoe UI" w:cs="Arial"/>
          <w:color w:val="000000" w:themeColor="text1"/>
          <w:sz w:val="22"/>
          <w:szCs w:val="22"/>
        </w:rPr>
        <w:t xml:space="preserve">Two types of variables are included in the dataset: </w:t>
      </w:r>
      <w:r w:rsidR="00385FDC" w:rsidRPr="00D136CD">
        <w:rPr>
          <w:rFonts w:eastAsia="Segoe UI" w:cs="Arial"/>
          <w:color w:val="000000" w:themeColor="text1"/>
          <w:sz w:val="22"/>
          <w:szCs w:val="22"/>
        </w:rPr>
        <w:t>socio-</w:t>
      </w:r>
      <w:r w:rsidR="00D91DF2" w:rsidRPr="00D136CD">
        <w:rPr>
          <w:rFonts w:eastAsia="Segoe UI" w:cs="Arial"/>
          <w:color w:val="000000" w:themeColor="text1"/>
          <w:sz w:val="22"/>
          <w:szCs w:val="22"/>
        </w:rPr>
        <w:t>demographic variables and anthropometric variables.</w:t>
      </w:r>
      <w:r w:rsidR="008F4B03" w:rsidRPr="00D136CD">
        <w:rPr>
          <w:rFonts w:eastAsia="Segoe UI" w:cs="Arial"/>
          <w:color w:val="000000" w:themeColor="text1"/>
          <w:sz w:val="22"/>
          <w:szCs w:val="22"/>
        </w:rPr>
        <w:t xml:space="preserve"> </w:t>
      </w:r>
      <w:r w:rsidR="005742A9" w:rsidRPr="00D136CD">
        <w:rPr>
          <w:rFonts w:eastAsia="Segoe UI" w:cs="Arial"/>
          <w:color w:val="000000" w:themeColor="text1"/>
          <w:sz w:val="22"/>
          <w:szCs w:val="22"/>
        </w:rPr>
        <w:t xml:space="preserve">While the </w:t>
      </w:r>
      <w:r w:rsidR="001F50E4" w:rsidRPr="00D136CD">
        <w:rPr>
          <w:rFonts w:eastAsia="Segoe UI" w:cs="Arial"/>
          <w:color w:val="000000" w:themeColor="text1"/>
          <w:sz w:val="22"/>
          <w:szCs w:val="22"/>
        </w:rPr>
        <w:t xml:space="preserve">full dataset provided by the US Department of the Army includes </w:t>
      </w:r>
      <w:r w:rsidR="00ED2D1E" w:rsidRPr="00D136CD">
        <w:rPr>
          <w:rFonts w:eastAsia="Segoe UI" w:cs="Arial"/>
          <w:color w:val="000000" w:themeColor="text1"/>
          <w:sz w:val="22"/>
          <w:szCs w:val="22"/>
        </w:rPr>
        <w:t xml:space="preserve">94 anthropometric variables, the scope of this report analyzes </w:t>
      </w:r>
      <w:r w:rsidR="00A126FF" w:rsidRPr="00D136CD">
        <w:rPr>
          <w:rFonts w:eastAsia="Segoe UI" w:cs="Arial"/>
          <w:color w:val="000000" w:themeColor="text1"/>
          <w:sz w:val="22"/>
          <w:szCs w:val="22"/>
        </w:rPr>
        <w:t xml:space="preserve">17 </w:t>
      </w:r>
      <w:r w:rsidR="003C4470" w:rsidRPr="00D136CD">
        <w:rPr>
          <w:rFonts w:eastAsia="Segoe UI" w:cs="Arial"/>
          <w:color w:val="000000" w:themeColor="text1"/>
          <w:sz w:val="22"/>
          <w:szCs w:val="22"/>
        </w:rPr>
        <w:t>select anthropometric variables.</w:t>
      </w:r>
      <w:del w:id="7" w:author="Rebecca Yoo" w:date="2026-02-16T22:27:00Z" w16du:dateUtc="2026-02-17T05:27:00Z">
        <w:r w:rsidR="66A724CC" w:rsidRPr="00D136CD" w:rsidDel="006F5AB1">
          <w:rPr>
            <w:rFonts w:eastAsia="Segoe UI" w:cs="Arial"/>
            <w:color w:val="000000" w:themeColor="text1"/>
            <w:sz w:val="22"/>
            <w:szCs w:val="22"/>
          </w:rPr>
          <w:delText>number of observations</w:delText>
        </w:r>
        <w:r w:rsidR="00025804" w:rsidRPr="00D136CD" w:rsidDel="006F5AB1">
          <w:rPr>
            <w:rFonts w:eastAsia="Segoe UI" w:cs="Arial"/>
            <w:color w:val="000000" w:themeColor="text1"/>
            <w:sz w:val="22"/>
            <w:szCs w:val="22"/>
          </w:rPr>
          <w:delText>:</w:delText>
        </w:r>
        <w:r w:rsidR="00385FDC" w:rsidRPr="00D136CD" w:rsidDel="006F5AB1">
          <w:rPr>
            <w:rFonts w:eastAsia="Segoe UI" w:cs="Arial"/>
            <w:color w:val="000000" w:themeColor="text1"/>
            <w:sz w:val="22"/>
            <w:szCs w:val="22"/>
          </w:rPr>
          <w:delText xml:space="preserve"> </w:delText>
        </w:r>
      </w:del>
    </w:p>
    <w:p w14:paraId="50F439F6" w14:textId="36B11154" w:rsidR="006964A4" w:rsidRPr="00D136CD" w:rsidRDefault="66A724CC" w:rsidP="00DE46A3">
      <w:pPr>
        <w:pStyle w:val="Heading1"/>
        <w:numPr>
          <w:ilvl w:val="0"/>
          <w:numId w:val="10"/>
        </w:numPr>
        <w:spacing w:line="276" w:lineRule="auto"/>
        <w:rPr>
          <w:rFonts w:ascii="Arial" w:hAnsi="Arial" w:cs="Arial"/>
          <w:sz w:val="22"/>
          <w:szCs w:val="22"/>
        </w:rPr>
        <w:pPrChange w:id="8" w:author="Rebecca Yoo" w:date="2026-02-16T10:11:00Z" w16du:dateUtc="2026-02-16T17:11:00Z">
          <w:pPr>
            <w:pStyle w:val="Heading2"/>
            <w:spacing w:after="120" w:line="276" w:lineRule="auto"/>
          </w:pPr>
        </w:pPrChange>
      </w:pPr>
      <w:r w:rsidRPr="00D136CD">
        <w:rPr>
          <w:rFonts w:ascii="Arial" w:hAnsi="Arial" w:cs="Arial"/>
          <w:sz w:val="22"/>
          <w:szCs w:val="22"/>
        </w:rPr>
        <w:t>Data preparation</w:t>
      </w:r>
    </w:p>
    <w:p w14:paraId="14A33FCD" w14:textId="2AA53B16" w:rsidR="00840CDE" w:rsidRPr="00D136CD" w:rsidRDefault="009361E1"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Data preparation included</w:t>
      </w:r>
      <w:r w:rsidR="00A814D3" w:rsidRPr="00D136CD">
        <w:rPr>
          <w:rFonts w:eastAsia="Segoe UI" w:cs="Arial"/>
          <w:color w:val="000000" w:themeColor="text1"/>
          <w:sz w:val="22"/>
          <w:szCs w:val="22"/>
        </w:rPr>
        <w:t xml:space="preserve"> the following steps:</w:t>
      </w:r>
    </w:p>
    <w:p w14:paraId="0D70381A" w14:textId="0B1FD93B" w:rsidR="00840CDE" w:rsidRPr="00D136CD" w:rsidRDefault="00840CDE" w:rsidP="00BD5B83">
      <w:pPr>
        <w:pStyle w:val="ListParagraph"/>
        <w:numPr>
          <w:ilvl w:val="0"/>
          <w:numId w:val="7"/>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f</w:t>
      </w:r>
      <w:r w:rsidR="66A724CC" w:rsidRPr="00D136CD">
        <w:rPr>
          <w:rFonts w:ascii="Arial" w:eastAsia="Segoe UI" w:hAnsi="Arial" w:cs="Arial"/>
          <w:color w:val="000000" w:themeColor="text1"/>
          <w:sz w:val="22"/>
          <w:szCs w:val="22"/>
        </w:rPr>
        <w:t>inding, correcting and documenting data problems and errors;</w:t>
      </w:r>
    </w:p>
    <w:p w14:paraId="29ACFF6B" w14:textId="77777777" w:rsidR="00840CDE" w:rsidRPr="00D136CD" w:rsidRDefault="00840CDE" w:rsidP="00BD5B83">
      <w:pPr>
        <w:pStyle w:val="ListParagraph"/>
        <w:numPr>
          <w:ilvl w:val="0"/>
          <w:numId w:val="7"/>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r</w:t>
      </w:r>
      <w:r w:rsidR="66A724CC" w:rsidRPr="00D136CD">
        <w:rPr>
          <w:rFonts w:ascii="Arial" w:eastAsia="Segoe UI" w:hAnsi="Arial" w:cs="Arial"/>
          <w:color w:val="000000" w:themeColor="text1"/>
          <w:sz w:val="22"/>
          <w:szCs w:val="22"/>
        </w:rPr>
        <w:t>ecoding data and creating new variables;</w:t>
      </w:r>
      <w:r w:rsidRPr="00D136CD">
        <w:rPr>
          <w:rFonts w:ascii="Arial" w:eastAsia="Segoe UI" w:hAnsi="Arial" w:cs="Arial"/>
          <w:color w:val="000000" w:themeColor="text1"/>
          <w:sz w:val="22"/>
          <w:szCs w:val="22"/>
        </w:rPr>
        <w:t xml:space="preserve"> and</w:t>
      </w:r>
    </w:p>
    <w:p w14:paraId="0F0FC205" w14:textId="19CFAA56" w:rsidR="006964A4" w:rsidRPr="00D136CD" w:rsidRDefault="00840CDE" w:rsidP="00BD5B83">
      <w:pPr>
        <w:pStyle w:val="ListParagraph"/>
        <w:numPr>
          <w:ilvl w:val="0"/>
          <w:numId w:val="7"/>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p</w:t>
      </w:r>
      <w:r w:rsidR="66A724CC" w:rsidRPr="00D136CD">
        <w:rPr>
          <w:rFonts w:ascii="Arial" w:eastAsia="Segoe UI" w:hAnsi="Arial" w:cs="Arial"/>
          <w:color w:val="000000" w:themeColor="text1"/>
          <w:sz w:val="22"/>
          <w:szCs w:val="22"/>
        </w:rPr>
        <w:t>roviding documentation that the coding is correct</w:t>
      </w:r>
      <w:r w:rsidRPr="00D136CD">
        <w:rPr>
          <w:rFonts w:ascii="Arial" w:eastAsia="Segoe UI" w:hAnsi="Arial" w:cs="Arial"/>
          <w:color w:val="000000" w:themeColor="text1"/>
          <w:sz w:val="22"/>
          <w:szCs w:val="22"/>
        </w:rPr>
        <w:t>.</w:t>
      </w:r>
    </w:p>
    <w:p w14:paraId="150D13B0" w14:textId="65BC211D" w:rsidR="00E51C2D" w:rsidRPr="00D136CD" w:rsidRDefault="003E2674" w:rsidP="00E51C2D">
      <w:pPr>
        <w:spacing w:line="276" w:lineRule="auto"/>
        <w:rPr>
          <w:rFonts w:eastAsia="Segoe UI" w:cs="Arial"/>
          <w:color w:val="000000" w:themeColor="text1"/>
          <w:sz w:val="22"/>
          <w:szCs w:val="22"/>
        </w:rPr>
      </w:pPr>
      <w:r w:rsidRPr="00D136CD">
        <w:rPr>
          <w:rFonts w:eastAsia="Segoe UI" w:cs="Arial"/>
          <w:color w:val="000000" w:themeColor="text1"/>
          <w:sz w:val="22"/>
          <w:szCs w:val="22"/>
        </w:rPr>
        <w:t>Specific steps of the data preparation included the following:</w:t>
      </w:r>
    </w:p>
    <w:p w14:paraId="2203F309" w14:textId="3B7EC23A" w:rsidR="00596B82" w:rsidRPr="00D136CD" w:rsidRDefault="003E2674"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Changing missing values to STATA special missing values</w:t>
      </w:r>
    </w:p>
    <w:p w14:paraId="521EC73B" w14:textId="0569C550" w:rsidR="00F34EAB" w:rsidRPr="00D136CD" w:rsidRDefault="00F34EAB"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Inspecting, identifying, and organizing suspicious values</w:t>
      </w:r>
    </w:p>
    <w:p w14:paraId="2FCC101A" w14:textId="4FC0CE5D" w:rsidR="00F34EAB" w:rsidRPr="00D136CD" w:rsidRDefault="00F34EAB"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Identifying and organizing duplicate observations</w:t>
      </w:r>
    </w:p>
    <w:p w14:paraId="08343989" w14:textId="5E320AB8" w:rsidR="00596B82" w:rsidRPr="00D136CD" w:rsidRDefault="00596B82"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Label all variables and values of categorical variables</w:t>
      </w:r>
    </w:p>
    <w:p w14:paraId="568FF2CB" w14:textId="47E138E4" w:rsidR="00596B82" w:rsidRPr="00D136CD" w:rsidRDefault="0053080F"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Removing information of minors</w:t>
      </w:r>
    </w:p>
    <w:p w14:paraId="6B622E29" w14:textId="20E8EDA8" w:rsidR="00596B82" w:rsidRPr="00D136CD" w:rsidRDefault="0053080F" w:rsidP="0053080F">
      <w:pPr>
        <w:pStyle w:val="ListParagraph"/>
        <w:numPr>
          <w:ilvl w:val="0"/>
          <w:numId w:val="13"/>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Converting units</w:t>
      </w:r>
    </w:p>
    <w:p w14:paraId="3B9C3949" w14:textId="323350C7" w:rsidR="000800B7" w:rsidRPr="00D136CD" w:rsidRDefault="0023649A" w:rsidP="000800B7">
      <w:pPr>
        <w:spacing w:line="276" w:lineRule="auto"/>
        <w:rPr>
          <w:rFonts w:eastAsia="Segoe UI" w:cs="Arial"/>
          <w:color w:val="000000" w:themeColor="text1"/>
          <w:sz w:val="22"/>
          <w:szCs w:val="22"/>
        </w:rPr>
      </w:pPr>
      <w:r w:rsidRPr="00D136CD">
        <w:rPr>
          <w:rFonts w:eastAsia="Segoe UI" w:cs="Arial"/>
          <w:color w:val="000000" w:themeColor="text1"/>
          <w:sz w:val="22"/>
          <w:szCs w:val="22"/>
        </w:rPr>
        <w:t>The following new variables were created:</w:t>
      </w:r>
    </w:p>
    <w:p w14:paraId="7168E672" w14:textId="13AE45E4" w:rsidR="0023649A" w:rsidRPr="00D136CD" w:rsidRDefault="0023649A" w:rsidP="0023649A">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 xml:space="preserve">A </w:t>
      </w:r>
      <w:r w:rsidR="00C05715" w:rsidRPr="00D136CD">
        <w:rPr>
          <w:rFonts w:ascii="Arial" w:eastAsia="Segoe UI" w:hAnsi="Arial" w:cs="Arial"/>
          <w:color w:val="000000" w:themeColor="text1"/>
          <w:sz w:val="22"/>
          <w:szCs w:val="22"/>
        </w:rPr>
        <w:t>unique</w:t>
      </w:r>
      <w:r w:rsidRPr="00D136CD">
        <w:rPr>
          <w:rFonts w:ascii="Arial" w:eastAsia="Segoe UI" w:hAnsi="Arial" w:cs="Arial"/>
          <w:color w:val="000000" w:themeColor="text1"/>
          <w:sz w:val="22"/>
          <w:szCs w:val="22"/>
        </w:rPr>
        <w:t xml:space="preserve"> key variable</w:t>
      </w:r>
    </w:p>
    <w:p w14:paraId="49EA284C" w14:textId="4C81EE90" w:rsidR="0023649A" w:rsidRPr="00D136CD" w:rsidRDefault="00C05715" w:rsidP="0023649A">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A continuous BMI variable</w:t>
      </w:r>
    </w:p>
    <w:p w14:paraId="21D893BC" w14:textId="6847E274" w:rsidR="00C05715" w:rsidRPr="00D136CD" w:rsidRDefault="00C05715" w:rsidP="0023649A">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A categorical BMI variable</w:t>
      </w:r>
    </w:p>
    <w:p w14:paraId="6E5D6421" w14:textId="5DDF4CEB" w:rsidR="00C05715" w:rsidRPr="00D136CD" w:rsidRDefault="00C05715" w:rsidP="00C05715">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A variable that indicates the season the measurements were made</w:t>
      </w:r>
    </w:p>
    <w:p w14:paraId="0FD742F9" w14:textId="13EE99D0" w:rsidR="00C05715" w:rsidRPr="00D136CD" w:rsidRDefault="00C05715" w:rsidP="00C05715">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 xml:space="preserve">A </w:t>
      </w:r>
      <w:r w:rsidRPr="00D136CD">
        <w:rPr>
          <w:rFonts w:ascii="Arial" w:eastAsia="Segoe UI" w:hAnsi="Arial" w:cs="Arial"/>
          <w:color w:val="000000" w:themeColor="text1"/>
          <w:sz w:val="22"/>
          <w:szCs w:val="22"/>
        </w:rPr>
        <w:t xml:space="preserve">numerical </w:t>
      </w:r>
      <w:r w:rsidRPr="00D136CD">
        <w:rPr>
          <w:rFonts w:ascii="Arial" w:eastAsia="Segoe UI" w:hAnsi="Arial" w:cs="Arial"/>
          <w:color w:val="000000" w:themeColor="text1"/>
          <w:sz w:val="22"/>
          <w:szCs w:val="22"/>
        </w:rPr>
        <w:t>variable for each of gender and preferred hand. (use encode)</w:t>
      </w:r>
    </w:p>
    <w:p w14:paraId="434A9A83" w14:textId="6223C6A7" w:rsidR="00596B82" w:rsidRPr="00D136CD" w:rsidRDefault="00C05715" w:rsidP="00596B82">
      <w:pPr>
        <w:pStyle w:val="ListParagraph"/>
        <w:numPr>
          <w:ilvl w:val="0"/>
          <w:numId w:val="14"/>
        </w:numPr>
        <w:spacing w:line="276" w:lineRule="auto"/>
        <w:rPr>
          <w:rFonts w:ascii="Arial" w:eastAsia="Segoe UI" w:hAnsi="Arial" w:cs="Arial"/>
          <w:color w:val="000000" w:themeColor="text1"/>
          <w:sz w:val="22"/>
          <w:szCs w:val="22"/>
        </w:rPr>
      </w:pPr>
      <w:r w:rsidRPr="00D136CD">
        <w:rPr>
          <w:rFonts w:ascii="Arial" w:eastAsia="Segoe UI" w:hAnsi="Arial" w:cs="Arial"/>
          <w:color w:val="000000" w:themeColor="text1"/>
          <w:sz w:val="22"/>
          <w:szCs w:val="22"/>
        </w:rPr>
        <w:t xml:space="preserve">A variable that </w:t>
      </w:r>
      <w:r w:rsidRPr="00D136CD">
        <w:rPr>
          <w:rFonts w:ascii="Arial" w:eastAsia="Segoe UI" w:hAnsi="Arial" w:cs="Arial"/>
          <w:color w:val="000000" w:themeColor="text1"/>
          <w:sz w:val="22"/>
          <w:szCs w:val="22"/>
        </w:rPr>
        <w:t>indicates a body type</w:t>
      </w:r>
    </w:p>
    <w:p w14:paraId="66E362FE" w14:textId="59F84784" w:rsidR="001A56A3" w:rsidRPr="00D136CD" w:rsidRDefault="00D03EF3" w:rsidP="00837FB2">
      <w:pPr>
        <w:spacing w:line="276" w:lineRule="auto"/>
        <w:rPr>
          <w:rFonts w:eastAsia="Segoe UI" w:cs="Arial"/>
          <w:color w:val="000000" w:themeColor="text1"/>
          <w:sz w:val="22"/>
          <w:szCs w:val="22"/>
        </w:rPr>
        <w:sectPr w:rsidR="001A56A3" w:rsidRPr="00D136CD">
          <w:footerReference w:type="default" r:id="rId7"/>
          <w:pgSz w:w="12240" w:h="15840"/>
          <w:pgMar w:top="1440" w:right="1440" w:bottom="1440" w:left="1440" w:header="720" w:footer="720" w:gutter="0"/>
          <w:cols w:space="720"/>
          <w:docGrid w:linePitch="360"/>
        </w:sectPr>
      </w:pPr>
      <w:r w:rsidRPr="00D136CD">
        <w:rPr>
          <w:rFonts w:eastAsia="Segoe UI" w:cs="Arial"/>
          <w:color w:val="000000" w:themeColor="text1"/>
          <w:sz w:val="22"/>
          <w:szCs w:val="22"/>
        </w:rPr>
        <w:t>A data analysis plan is shown</w:t>
      </w:r>
      <w:r w:rsidR="00837FB2" w:rsidRPr="00D136CD">
        <w:rPr>
          <w:rFonts w:eastAsia="Segoe UI" w:cs="Arial"/>
          <w:color w:val="000000" w:themeColor="text1"/>
          <w:sz w:val="22"/>
          <w:szCs w:val="22"/>
        </w:rPr>
        <w:t xml:space="preserve"> in Table 2-1.</w:t>
      </w:r>
    </w:p>
    <w:p w14:paraId="7239C9EA" w14:textId="7332D19E" w:rsidR="006964A4" w:rsidRPr="00D136CD" w:rsidRDefault="00916D37" w:rsidP="00916D37">
      <w:pPr>
        <w:rPr>
          <w:ins w:id="9" w:author="Rebecca Yoo" w:date="2026-02-16T15:34:00Z" w16du:dateUtc="2026-02-16T22:34:00Z"/>
          <w:sz w:val="22"/>
          <w:szCs w:val="22"/>
        </w:rPr>
      </w:pPr>
      <w:r w:rsidRPr="00D136CD">
        <w:rPr>
          <w:sz w:val="22"/>
          <w:szCs w:val="22"/>
        </w:rPr>
        <w:lastRenderedPageBreak/>
        <w:t>Table 2-1</w:t>
      </w:r>
      <w:r w:rsidR="00A814D3" w:rsidRPr="00D136CD">
        <w:rPr>
          <w:sz w:val="22"/>
          <w:szCs w:val="22"/>
        </w:rPr>
        <w:t xml:space="preserve">: </w:t>
      </w:r>
      <w:ins w:id="10" w:author="Rebecca Yoo" w:date="2026-02-16T04:37:00Z" w16du:dateUtc="2026-02-16T04:37:09Z">
        <w:r w:rsidR="1BB06A57" w:rsidRPr="00D136CD">
          <w:rPr>
            <w:sz w:val="22"/>
            <w:szCs w:val="22"/>
          </w:rPr>
          <w:t>Data Analysis Plan</w:t>
        </w:r>
      </w:ins>
    </w:p>
    <w:tbl>
      <w:tblPr>
        <w:tblStyle w:val="TableGrid"/>
        <w:tblW w:w="12784" w:type="dxa"/>
        <w:tblInd w:w="81" w:type="dxa"/>
        <w:tblLook w:val="04A0" w:firstRow="1" w:lastRow="0" w:firstColumn="1" w:lastColumn="0" w:noHBand="0" w:noVBand="1"/>
      </w:tblPr>
      <w:tblGrid>
        <w:gridCol w:w="1716"/>
        <w:gridCol w:w="11068"/>
        <w:tblGridChange w:id="11">
          <w:tblGrid>
            <w:gridCol w:w="1716"/>
            <w:gridCol w:w="11068"/>
          </w:tblGrid>
        </w:tblGridChange>
      </w:tblGrid>
      <w:tr w:rsidR="009F573A" w:rsidRPr="00D136CD" w14:paraId="240CE84B" w14:textId="77777777" w:rsidTr="002B79CF">
        <w:trPr>
          <w:ins w:id="12" w:author="Rebecca Yoo" w:date="2026-02-16T15:34:00Z"/>
        </w:trPr>
        <w:tc>
          <w:tcPr>
            <w:tcW w:w="1716" w:type="dxa"/>
          </w:tcPr>
          <w:p w14:paraId="3A08605E" w14:textId="66EDC82C" w:rsidR="009F573A" w:rsidRPr="00D136CD" w:rsidRDefault="009F573A" w:rsidP="00BD5B83">
            <w:pPr>
              <w:spacing w:line="276" w:lineRule="auto"/>
              <w:rPr>
                <w:ins w:id="13" w:author="Rebecca Yoo" w:date="2026-02-16T15:34:00Z" w16du:dateUtc="2026-02-16T22:34:00Z"/>
                <w:rFonts w:eastAsia="Segoe UI" w:cs="Arial"/>
                <w:b/>
                <w:bCs/>
                <w:sz w:val="22"/>
                <w:szCs w:val="22"/>
                <w:lang w:eastAsia="ko-KR"/>
                <w:rPrChange w:id="14" w:author="Rebecca Yoo" w:date="2026-02-16T15:48:00Z" w16du:dateUtc="2026-02-16T22:48:00Z">
                  <w:rPr>
                    <w:ins w:id="15" w:author="Rebecca Yoo" w:date="2026-02-16T15:34:00Z" w16du:dateUtc="2026-02-16T22:34:00Z"/>
                    <w:rFonts w:eastAsia="Segoe UI"/>
                    <w:lang w:eastAsia="ko-KR"/>
                  </w:rPr>
                </w:rPrChange>
              </w:rPr>
            </w:pPr>
            <w:ins w:id="16" w:author="Rebecca Yoo" w:date="2026-02-16T15:41:00Z" w16du:dateUtc="2026-02-16T22:41:00Z">
              <w:r w:rsidRPr="00D136CD">
                <w:rPr>
                  <w:rFonts w:eastAsia="Segoe UI" w:cs="Arial"/>
                  <w:b/>
                  <w:bCs/>
                  <w:sz w:val="22"/>
                  <w:szCs w:val="22"/>
                  <w:lang w:eastAsia="ko-KR"/>
                  <w:rPrChange w:id="17" w:author="Rebecca Yoo" w:date="2026-02-16T15:48:00Z" w16du:dateUtc="2026-02-16T22:48:00Z">
                    <w:rPr>
                      <w:rFonts w:asciiTheme="minorHAnsi" w:eastAsia="Segoe UI" w:hAnsiTheme="minorHAnsi"/>
                      <w:sz w:val="22"/>
                      <w:szCs w:val="22"/>
                      <w:lang w:eastAsia="ko-KR"/>
                    </w:rPr>
                  </w:rPrChange>
                </w:rPr>
                <w:t>Step</w:t>
              </w:r>
            </w:ins>
          </w:p>
        </w:tc>
        <w:tc>
          <w:tcPr>
            <w:tcW w:w="11068" w:type="dxa"/>
          </w:tcPr>
          <w:p w14:paraId="6E65C32C" w14:textId="7B27FB46" w:rsidR="009F573A" w:rsidRPr="00D136CD" w:rsidRDefault="009F573A" w:rsidP="00BD5B83">
            <w:pPr>
              <w:spacing w:line="276" w:lineRule="auto"/>
              <w:rPr>
                <w:ins w:id="18" w:author="Rebecca Yoo" w:date="2026-02-16T15:34:00Z" w16du:dateUtc="2026-02-16T22:34:00Z"/>
                <w:rFonts w:eastAsia="Segoe UI" w:cs="Arial"/>
                <w:b/>
                <w:bCs/>
                <w:sz w:val="22"/>
                <w:szCs w:val="22"/>
                <w:rPrChange w:id="19" w:author="Rebecca Yoo" w:date="2026-02-16T15:48:00Z" w16du:dateUtc="2026-02-16T22:48:00Z">
                  <w:rPr>
                    <w:ins w:id="20" w:author="Rebecca Yoo" w:date="2026-02-16T15:34:00Z" w16du:dateUtc="2026-02-16T22:34:00Z"/>
                    <w:rFonts w:eastAsia="Segoe UI"/>
                    <w:lang w:eastAsia="ko-KR"/>
                  </w:rPr>
                </w:rPrChange>
              </w:rPr>
            </w:pPr>
            <w:r w:rsidRPr="00D136CD">
              <w:rPr>
                <w:rFonts w:eastAsia="Segoe UI" w:cs="Arial"/>
                <w:b/>
                <w:bCs/>
                <w:sz w:val="22"/>
                <w:szCs w:val="22"/>
              </w:rPr>
              <w:t>Detailed</w:t>
            </w:r>
            <w:ins w:id="21" w:author="Rebecca Yoo" w:date="2026-02-16T15:41:00Z" w16du:dateUtc="2026-02-16T22:41:00Z">
              <w:r w:rsidRPr="00D136CD">
                <w:rPr>
                  <w:rFonts w:eastAsia="Segoe UI" w:cs="Arial"/>
                  <w:b/>
                  <w:bCs/>
                  <w:sz w:val="22"/>
                  <w:szCs w:val="22"/>
                  <w:rPrChange w:id="22" w:author="Rebecca Yoo" w:date="2026-02-16T15:48:00Z" w16du:dateUtc="2026-02-16T22:48:00Z">
                    <w:rPr>
                      <w:rFonts w:eastAsia="Segoe UI"/>
                      <w:sz w:val="22"/>
                      <w:szCs w:val="22"/>
                    </w:rPr>
                  </w:rPrChange>
                </w:rPr>
                <w:t xml:space="preserve"> steps</w:t>
              </w:r>
            </w:ins>
          </w:p>
        </w:tc>
      </w:tr>
      <w:tr w:rsidR="009F573A" w:rsidRPr="00D136CD" w14:paraId="26F764E9" w14:textId="77777777" w:rsidTr="002B79CF">
        <w:trPr>
          <w:ins w:id="23" w:author="Rebecca Yoo" w:date="2026-02-16T15:34:00Z"/>
        </w:trPr>
        <w:tc>
          <w:tcPr>
            <w:tcW w:w="1716" w:type="dxa"/>
          </w:tcPr>
          <w:p w14:paraId="1E3840BE" w14:textId="6F93D530" w:rsidR="009F573A" w:rsidRPr="00D136CD" w:rsidRDefault="009F573A" w:rsidP="00BD5B83">
            <w:pPr>
              <w:spacing w:line="276" w:lineRule="auto"/>
              <w:rPr>
                <w:ins w:id="24" w:author="Rebecca Yoo" w:date="2026-02-16T15:34:00Z" w16du:dateUtc="2026-02-16T22:34:00Z"/>
                <w:rFonts w:eastAsia="Segoe UI" w:cs="Arial"/>
                <w:sz w:val="22"/>
                <w:szCs w:val="22"/>
                <w:lang w:eastAsia="ko-KR"/>
                <w:rPrChange w:id="25" w:author="Rebecca Yoo" w:date="2026-02-16T15:38:00Z" w16du:dateUtc="2026-02-16T22:38:00Z">
                  <w:rPr>
                    <w:ins w:id="26" w:author="Rebecca Yoo" w:date="2026-02-16T15:34:00Z" w16du:dateUtc="2026-02-16T22:34:00Z"/>
                    <w:rFonts w:eastAsia="Segoe UI"/>
                    <w:lang w:eastAsia="ko-KR"/>
                  </w:rPr>
                </w:rPrChange>
              </w:rPr>
            </w:pPr>
            <w:ins w:id="27" w:author="Rebecca Yoo" w:date="2026-02-16T15:35:00Z" w16du:dateUtc="2026-02-16T22:35:00Z">
              <w:r w:rsidRPr="00D136CD">
                <w:rPr>
                  <w:rFonts w:eastAsia="Segoe UI" w:cs="Arial"/>
                  <w:sz w:val="22"/>
                  <w:szCs w:val="22"/>
                  <w:lang w:eastAsia="ko-KR"/>
                  <w:rPrChange w:id="28" w:author="Rebecca Yoo" w:date="2026-02-16T15:38:00Z" w16du:dateUtc="2026-02-16T22:38:00Z">
                    <w:rPr>
                      <w:rFonts w:eastAsia="Segoe UI"/>
                      <w:lang w:eastAsia="ko-KR"/>
                    </w:rPr>
                  </w:rPrChange>
                </w:rPr>
                <w:t>Organize files</w:t>
              </w:r>
            </w:ins>
          </w:p>
        </w:tc>
        <w:tc>
          <w:tcPr>
            <w:tcW w:w="11068" w:type="dxa"/>
          </w:tcPr>
          <w:p w14:paraId="5B1EF542" w14:textId="6C44D672" w:rsidR="009F573A" w:rsidRPr="00D136CD" w:rsidRDefault="009F573A" w:rsidP="00BD5B83">
            <w:pPr>
              <w:pStyle w:val="ListParagraph"/>
              <w:numPr>
                <w:ilvl w:val="0"/>
                <w:numId w:val="5"/>
              </w:numPr>
              <w:spacing w:line="276" w:lineRule="auto"/>
              <w:rPr>
                <w:ins w:id="29" w:author="Rebecca Yoo" w:date="2026-02-16T15:35:00Z" w16du:dateUtc="2026-02-16T22:35:00Z"/>
                <w:rFonts w:ascii="Arial" w:eastAsia="Segoe UI" w:hAnsi="Arial" w:cs="Arial"/>
                <w:sz w:val="22"/>
                <w:szCs w:val="22"/>
                <w:rPrChange w:id="30" w:author="Rebecca Yoo" w:date="2026-02-16T15:48:00Z" w16du:dateUtc="2026-02-16T22:48:00Z">
                  <w:rPr>
                    <w:ins w:id="31" w:author="Rebecca Yoo" w:date="2026-02-16T15:35:00Z" w16du:dateUtc="2026-02-16T22:35:00Z"/>
                    <w:rFonts w:eastAsia="Segoe UI"/>
                    <w:lang w:eastAsia="ko-KR"/>
                  </w:rPr>
                </w:rPrChange>
              </w:rPr>
              <w:pPrChange w:id="32" w:author="Rebecca Yoo" w:date="2026-02-16T15:38:00Z" w16du:dateUtc="2026-02-16T22:38:00Z">
                <w:pPr/>
              </w:pPrChange>
            </w:pPr>
            <w:ins w:id="33" w:author="Rebecca Yoo" w:date="2026-02-16T15:35:00Z" w16du:dateUtc="2026-02-16T22:35:00Z">
              <w:r w:rsidRPr="00D136CD">
                <w:rPr>
                  <w:rFonts w:ascii="Arial" w:eastAsia="Segoe UI" w:hAnsi="Arial" w:cs="Arial"/>
                  <w:sz w:val="22"/>
                  <w:szCs w:val="22"/>
                  <w:rPrChange w:id="34" w:author="Rebecca Yoo" w:date="2026-02-16T15:48:00Z" w16du:dateUtc="2026-02-16T22:48:00Z">
                    <w:rPr>
                      <w:rFonts w:eastAsia="Segoe UI"/>
                    </w:rPr>
                  </w:rPrChange>
                </w:rPr>
                <w:t xml:space="preserve">Download all files from </w:t>
              </w:r>
            </w:ins>
            <w:r w:rsidRPr="00D136CD">
              <w:rPr>
                <w:rFonts w:ascii="Arial" w:eastAsia="Segoe UI" w:hAnsi="Arial" w:cs="Arial"/>
                <w:sz w:val="22"/>
                <w:szCs w:val="22"/>
              </w:rPr>
              <w:t>data source (</w:t>
            </w:r>
            <w:ins w:id="35" w:author="Rebecca Yoo" w:date="2026-02-16T15:35:00Z" w16du:dateUtc="2026-02-16T22:35:00Z">
              <w:r w:rsidRPr="00D136CD">
                <w:rPr>
                  <w:rFonts w:ascii="Arial" w:eastAsia="Segoe UI" w:hAnsi="Arial" w:cs="Arial"/>
                  <w:sz w:val="22"/>
                  <w:szCs w:val="22"/>
                  <w:rPrChange w:id="36" w:author="Rebecca Yoo" w:date="2026-02-16T15:48:00Z" w16du:dateUtc="2026-02-16T22:48:00Z">
                    <w:rPr>
                      <w:rFonts w:eastAsia="Segoe UI"/>
                    </w:rPr>
                  </w:rPrChange>
                </w:rPr>
                <w:t>Canvas</w:t>
              </w:r>
            </w:ins>
            <w:r w:rsidRPr="00D136CD">
              <w:rPr>
                <w:rFonts w:ascii="Arial" w:eastAsia="Segoe UI" w:hAnsi="Arial" w:cs="Arial"/>
                <w:sz w:val="22"/>
                <w:szCs w:val="22"/>
              </w:rPr>
              <w:t>)</w:t>
            </w:r>
          </w:p>
          <w:p w14:paraId="6F18750A" w14:textId="4DB3CA34" w:rsidR="009F573A" w:rsidRPr="00D136CD" w:rsidRDefault="009F573A" w:rsidP="00BD5B83">
            <w:pPr>
              <w:pStyle w:val="ListParagraph"/>
              <w:numPr>
                <w:ilvl w:val="0"/>
                <w:numId w:val="5"/>
              </w:numPr>
              <w:spacing w:line="276" w:lineRule="auto"/>
              <w:rPr>
                <w:ins w:id="37" w:author="Rebecca Yoo" w:date="2026-02-16T15:34:00Z" w16du:dateUtc="2026-02-16T22:34:00Z"/>
                <w:rFonts w:ascii="Arial" w:eastAsia="Segoe UI" w:hAnsi="Arial" w:cs="Arial"/>
                <w:sz w:val="22"/>
                <w:szCs w:val="22"/>
                <w:rPrChange w:id="38" w:author="Rebecca Yoo" w:date="2026-02-16T15:38:00Z" w16du:dateUtc="2026-02-16T22:38:00Z">
                  <w:rPr>
                    <w:ins w:id="39" w:author="Rebecca Yoo" w:date="2026-02-16T15:34:00Z" w16du:dateUtc="2026-02-16T22:34:00Z"/>
                    <w:rFonts w:eastAsia="Segoe UI"/>
                    <w:lang w:eastAsia="ko-KR"/>
                  </w:rPr>
                </w:rPrChange>
              </w:rPr>
              <w:pPrChange w:id="40" w:author="Rebecca Yoo" w:date="2026-02-16T15:38:00Z" w16du:dateUtc="2026-02-16T22:38:00Z">
                <w:pPr/>
              </w:pPrChange>
            </w:pPr>
            <w:ins w:id="41" w:author="Rebecca Yoo" w:date="2026-02-16T15:35:00Z" w16du:dateUtc="2026-02-16T22:35:00Z">
              <w:r w:rsidRPr="00D136CD">
                <w:rPr>
                  <w:rFonts w:ascii="Arial" w:eastAsia="Segoe UI" w:hAnsi="Arial" w:cs="Arial"/>
                  <w:sz w:val="22"/>
                  <w:szCs w:val="22"/>
                  <w:rPrChange w:id="42" w:author="Rebecca Yoo" w:date="2026-02-16T15:48:00Z" w16du:dateUtc="2026-02-16T22:48:00Z">
                    <w:rPr>
                      <w:rFonts w:eastAsia="Segoe UI"/>
                    </w:rPr>
                  </w:rPrChange>
                </w:rPr>
                <w:t>Make a copy of the raw dataset file</w:t>
              </w:r>
            </w:ins>
          </w:p>
        </w:tc>
      </w:tr>
      <w:tr w:rsidR="009F573A" w:rsidRPr="00D136CD" w14:paraId="0B1E123A" w14:textId="77777777" w:rsidTr="002B79CF">
        <w:trPr>
          <w:ins w:id="43" w:author="Rebecca Yoo" w:date="2026-02-16T15:34:00Z"/>
        </w:trPr>
        <w:tc>
          <w:tcPr>
            <w:tcW w:w="1716" w:type="dxa"/>
          </w:tcPr>
          <w:p w14:paraId="7BE71136" w14:textId="520F3F34" w:rsidR="009F573A" w:rsidRPr="00D136CD" w:rsidRDefault="009F573A" w:rsidP="00BD5B83">
            <w:pPr>
              <w:spacing w:line="276" w:lineRule="auto"/>
              <w:rPr>
                <w:ins w:id="44" w:author="Rebecca Yoo" w:date="2026-02-16T15:34:00Z" w16du:dateUtc="2026-02-16T22:34:00Z"/>
                <w:rFonts w:eastAsia="Segoe UI" w:cs="Arial"/>
                <w:sz w:val="22"/>
                <w:szCs w:val="22"/>
                <w:lang w:eastAsia="ko-KR"/>
                <w:rPrChange w:id="45" w:author="Rebecca Yoo" w:date="2026-02-16T15:38:00Z" w16du:dateUtc="2026-02-16T22:38:00Z">
                  <w:rPr>
                    <w:ins w:id="46" w:author="Rebecca Yoo" w:date="2026-02-16T15:34:00Z" w16du:dateUtc="2026-02-16T22:34:00Z"/>
                    <w:rFonts w:eastAsia="Segoe UI"/>
                    <w:lang w:eastAsia="ko-KR"/>
                  </w:rPr>
                </w:rPrChange>
              </w:rPr>
            </w:pPr>
            <w:ins w:id="47" w:author="Rebecca Yoo" w:date="2026-02-16T15:35:00Z" w16du:dateUtc="2026-02-16T22:35:00Z">
              <w:r w:rsidRPr="00D136CD">
                <w:rPr>
                  <w:rFonts w:eastAsia="Segoe UI" w:cs="Arial"/>
                  <w:sz w:val="22"/>
                  <w:szCs w:val="22"/>
                  <w:lang w:eastAsia="ko-KR"/>
                  <w:rPrChange w:id="48" w:author="Rebecca Yoo" w:date="2026-02-16T15:38:00Z" w16du:dateUtc="2026-02-16T22:38:00Z">
                    <w:rPr>
                      <w:rFonts w:eastAsia="Segoe UI"/>
                      <w:lang w:eastAsia="ko-KR"/>
                    </w:rPr>
                  </w:rPrChange>
                </w:rPr>
                <w:t>Explore resources</w:t>
              </w:r>
            </w:ins>
          </w:p>
        </w:tc>
        <w:tc>
          <w:tcPr>
            <w:tcW w:w="11068" w:type="dxa"/>
          </w:tcPr>
          <w:p w14:paraId="357AA3D3" w14:textId="7B487225" w:rsidR="009F573A" w:rsidRPr="00D136CD" w:rsidRDefault="009F573A" w:rsidP="00BD5B83">
            <w:pPr>
              <w:pStyle w:val="ListParagraph"/>
              <w:numPr>
                <w:ilvl w:val="0"/>
                <w:numId w:val="5"/>
              </w:numPr>
              <w:spacing w:line="276" w:lineRule="auto"/>
              <w:rPr>
                <w:ins w:id="49" w:author="Rebecca Yoo" w:date="2026-02-16T15:35:00Z" w16du:dateUtc="2026-02-16T22:35:00Z"/>
                <w:rFonts w:ascii="Arial" w:eastAsia="Segoe UI" w:hAnsi="Arial" w:cs="Arial"/>
                <w:sz w:val="22"/>
                <w:szCs w:val="22"/>
                <w:rPrChange w:id="50" w:author="Rebecca Yoo" w:date="2026-02-16T16:54:00Z" w16du:dateUtc="2026-02-16T23:54:00Z">
                  <w:rPr>
                    <w:ins w:id="51" w:author="Rebecca Yoo" w:date="2026-02-16T15:35:00Z" w16du:dateUtc="2026-02-16T22:35:00Z"/>
                    <w:rFonts w:eastAsia="Segoe UI"/>
                    <w:lang w:eastAsia="ko-KR"/>
                  </w:rPr>
                </w:rPrChange>
              </w:rPr>
              <w:pPrChange w:id="52" w:author="Rebecca Yoo" w:date="2026-02-16T15:38:00Z" w16du:dateUtc="2026-02-16T22:38:00Z">
                <w:pPr/>
              </w:pPrChange>
            </w:pPr>
            <w:ins w:id="53" w:author="Rebecca Yoo" w:date="2026-02-16T15:35:00Z" w16du:dateUtc="2026-02-16T22:35:00Z">
              <w:r w:rsidRPr="00D136CD">
                <w:rPr>
                  <w:rFonts w:ascii="Arial" w:eastAsia="Segoe UI" w:hAnsi="Arial" w:cs="Arial"/>
                  <w:sz w:val="22"/>
                  <w:szCs w:val="22"/>
                  <w:rPrChange w:id="54" w:author="Rebecca Yoo" w:date="2026-02-16T16:54:00Z" w16du:dateUtc="2026-02-16T23:54:00Z">
                    <w:rPr>
                      <w:rFonts w:eastAsia="Segoe UI"/>
                    </w:rPr>
                  </w:rPrChange>
                </w:rPr>
                <w:t xml:space="preserve">Read </w:t>
              </w:r>
            </w:ins>
            <w:r w:rsidRPr="00D136CD">
              <w:rPr>
                <w:rFonts w:ascii="Arial" w:eastAsia="Segoe UI" w:hAnsi="Arial" w:cs="Arial"/>
                <w:sz w:val="22"/>
                <w:szCs w:val="22"/>
              </w:rPr>
              <w:t>task instructions (assignment)</w:t>
            </w:r>
            <w:ins w:id="55" w:author="Rebecca Yoo" w:date="2026-02-16T15:35:00Z" w16du:dateUtc="2026-02-16T22:35:00Z">
              <w:r w:rsidRPr="00D136CD">
                <w:rPr>
                  <w:rFonts w:ascii="Arial" w:eastAsia="Segoe UI" w:hAnsi="Arial" w:cs="Arial"/>
                  <w:sz w:val="22"/>
                  <w:szCs w:val="22"/>
                  <w:rPrChange w:id="56" w:author="Rebecca Yoo" w:date="2026-02-16T16:54:00Z" w16du:dateUtc="2026-02-16T23:54:00Z">
                    <w:rPr>
                      <w:rFonts w:eastAsia="Segoe UI"/>
                    </w:rPr>
                  </w:rPrChange>
                </w:rPr>
                <w:t>.</w:t>
              </w:r>
            </w:ins>
            <w:r w:rsidRPr="00D136CD">
              <w:rPr>
                <w:rFonts w:ascii="Arial" w:eastAsia="Segoe UI" w:hAnsi="Arial" w:cs="Arial"/>
                <w:sz w:val="22"/>
                <w:szCs w:val="22"/>
              </w:rPr>
              <w:t xml:space="preserve"> Review the table of variables provided in the instructions.</w:t>
            </w:r>
          </w:p>
          <w:p w14:paraId="3CEBAF6B" w14:textId="3FC8B6A7" w:rsidR="009F573A" w:rsidRPr="00D136CD" w:rsidRDefault="009F573A" w:rsidP="00BD5B83">
            <w:pPr>
              <w:pStyle w:val="ListParagraph"/>
              <w:numPr>
                <w:ilvl w:val="0"/>
                <w:numId w:val="5"/>
              </w:numPr>
              <w:spacing w:line="276" w:lineRule="auto"/>
              <w:rPr>
                <w:ins w:id="57" w:author="Rebecca Yoo" w:date="2026-02-16T15:35:00Z" w16du:dateUtc="2026-02-16T22:35:00Z"/>
                <w:rFonts w:ascii="Arial" w:eastAsia="Segoe UI" w:hAnsi="Arial" w:cs="Arial"/>
                <w:sz w:val="22"/>
                <w:szCs w:val="22"/>
                <w:rPrChange w:id="58" w:author="Rebecca Yoo" w:date="2026-02-16T16:54:00Z" w16du:dateUtc="2026-02-16T23:54:00Z">
                  <w:rPr>
                    <w:ins w:id="59" w:author="Rebecca Yoo" w:date="2026-02-16T15:35:00Z" w16du:dateUtc="2026-02-16T22:35:00Z"/>
                    <w:rFonts w:eastAsia="Segoe UI"/>
                    <w:lang w:eastAsia="ko-KR"/>
                  </w:rPr>
                </w:rPrChange>
              </w:rPr>
              <w:pPrChange w:id="60" w:author="Rebecca Yoo" w:date="2026-02-16T15:38:00Z" w16du:dateUtc="2026-02-16T22:38:00Z">
                <w:pPr/>
              </w:pPrChange>
            </w:pPr>
            <w:ins w:id="61" w:author="Rebecca Yoo" w:date="2026-02-16T15:35:00Z" w16du:dateUtc="2026-02-16T22:35:00Z">
              <w:r w:rsidRPr="00D136CD">
                <w:rPr>
                  <w:rFonts w:ascii="Arial" w:eastAsia="Segoe UI" w:hAnsi="Arial" w:cs="Arial"/>
                  <w:sz w:val="22"/>
                  <w:szCs w:val="22"/>
                  <w:rPrChange w:id="62" w:author="Rebecca Yoo" w:date="2026-02-16T16:54:00Z" w16du:dateUtc="2026-02-16T23:54:00Z">
                    <w:rPr>
                      <w:rFonts w:eastAsia="Segoe UI"/>
                    </w:rPr>
                  </w:rPrChange>
                </w:rPr>
                <w:t>M</w:t>
              </w:r>
            </w:ins>
            <w:r w:rsidRPr="00D136CD">
              <w:rPr>
                <w:rFonts w:ascii="Arial" w:eastAsia="Segoe UI" w:hAnsi="Arial" w:cs="Arial"/>
                <w:sz w:val="22"/>
                <w:szCs w:val="22"/>
              </w:rPr>
              <w:t xml:space="preserve">emo For Record </w:t>
            </w:r>
            <w:ins w:id="63" w:author="Rebecca Yoo" w:date="2026-02-16T15:35:00Z" w16du:dateUtc="2026-02-16T22:35:00Z">
              <w:r w:rsidRPr="00D136CD">
                <w:rPr>
                  <w:rFonts w:ascii="Arial" w:eastAsia="Segoe UI" w:hAnsi="Arial" w:cs="Arial"/>
                  <w:sz w:val="22"/>
                  <w:szCs w:val="22"/>
                  <w:rPrChange w:id="64" w:author="Rebecca Yoo" w:date="2026-02-16T16:54:00Z" w16du:dateUtc="2026-02-16T23:54:00Z">
                    <w:rPr>
                      <w:rFonts w:eastAsia="Segoe UI"/>
                    </w:rPr>
                  </w:rPrChange>
                </w:rPr>
                <w:t>PDF: read overall description of the data; see short list of measurements</w:t>
              </w:r>
            </w:ins>
          </w:p>
          <w:p w14:paraId="6A8C4B43" w14:textId="04C24F45" w:rsidR="009F573A" w:rsidRPr="00D136CD" w:rsidRDefault="009F573A" w:rsidP="00BD5B83">
            <w:pPr>
              <w:pStyle w:val="ListParagraph"/>
              <w:numPr>
                <w:ilvl w:val="0"/>
                <w:numId w:val="5"/>
              </w:numPr>
              <w:spacing w:line="276" w:lineRule="auto"/>
              <w:rPr>
                <w:ins w:id="65" w:author="Rebecca Yoo" w:date="2026-02-16T15:34:00Z" w16du:dateUtc="2026-02-16T22:34:00Z"/>
                <w:rFonts w:ascii="Arial" w:eastAsia="Segoe UI" w:hAnsi="Arial" w:cs="Arial"/>
                <w:sz w:val="22"/>
                <w:szCs w:val="22"/>
                <w:rPrChange w:id="66" w:author="Rebecca Yoo" w:date="2026-02-16T16:54:00Z" w16du:dateUtc="2026-02-16T23:54:00Z">
                  <w:rPr>
                    <w:ins w:id="67" w:author="Rebecca Yoo" w:date="2026-02-16T15:34:00Z" w16du:dateUtc="2026-02-16T22:34:00Z"/>
                    <w:rFonts w:eastAsia="Segoe UI"/>
                    <w:lang w:eastAsia="ko-KR"/>
                  </w:rPr>
                </w:rPrChange>
              </w:rPr>
              <w:pPrChange w:id="68" w:author="Rebecca Yoo" w:date="2026-02-16T15:38:00Z" w16du:dateUtc="2026-02-16T22:38:00Z">
                <w:pPr/>
              </w:pPrChange>
            </w:pPr>
            <w:r w:rsidRPr="00D136CD">
              <w:rPr>
                <w:rFonts w:ascii="Arial" w:eastAsia="Segoe UI" w:hAnsi="Arial" w:cs="Arial"/>
                <w:sz w:val="22"/>
                <w:szCs w:val="22"/>
              </w:rPr>
              <w:t>Measurer’s Handbook</w:t>
            </w:r>
            <w:ins w:id="69" w:author="Rebecca Yoo" w:date="2026-02-16T15:35:00Z" w16du:dateUtc="2026-02-16T22:35:00Z">
              <w:r w:rsidRPr="00D136CD">
                <w:rPr>
                  <w:rFonts w:ascii="Arial" w:eastAsia="Segoe UI" w:hAnsi="Arial" w:cs="Arial"/>
                  <w:sz w:val="22"/>
                  <w:szCs w:val="22"/>
                  <w:rPrChange w:id="70" w:author="Rebecca Yoo" w:date="2026-02-16T16:54:00Z" w16du:dateUtc="2026-02-16T23:54:00Z">
                    <w:rPr>
                      <w:rFonts w:eastAsia="Segoe UI"/>
                    </w:rPr>
                  </w:rPrChange>
                </w:rPr>
                <w:t xml:space="preserve"> PDF: locate measurement methods on page 73; see Appendix H</w:t>
              </w:r>
            </w:ins>
          </w:p>
        </w:tc>
      </w:tr>
      <w:tr w:rsidR="009F573A" w:rsidRPr="00D136CD" w14:paraId="45E93105" w14:textId="77777777" w:rsidTr="002B79CF">
        <w:trPr>
          <w:ins w:id="71" w:author="Rebecca Yoo" w:date="2026-02-16T15:34:00Z"/>
        </w:trPr>
        <w:tc>
          <w:tcPr>
            <w:tcW w:w="1716" w:type="dxa"/>
          </w:tcPr>
          <w:p w14:paraId="1BADFF08" w14:textId="3B211CC2" w:rsidR="009F573A" w:rsidRPr="00D136CD" w:rsidRDefault="009F573A" w:rsidP="00BD5B83">
            <w:pPr>
              <w:spacing w:line="276" w:lineRule="auto"/>
              <w:rPr>
                <w:ins w:id="72" w:author="Rebecca Yoo" w:date="2026-02-16T15:34:00Z" w16du:dateUtc="2026-02-16T22:34:00Z"/>
                <w:rFonts w:eastAsia="Segoe UI" w:cs="Arial"/>
                <w:sz w:val="22"/>
                <w:szCs w:val="22"/>
                <w:lang w:eastAsia="ko-KR"/>
                <w:rPrChange w:id="73" w:author="Rebecca Yoo" w:date="2026-02-16T15:38:00Z" w16du:dateUtc="2026-02-16T22:38:00Z">
                  <w:rPr>
                    <w:ins w:id="74" w:author="Rebecca Yoo" w:date="2026-02-16T15:34:00Z" w16du:dateUtc="2026-02-16T22:34:00Z"/>
                    <w:rFonts w:eastAsia="Segoe UI"/>
                    <w:lang w:eastAsia="ko-KR"/>
                  </w:rPr>
                </w:rPrChange>
              </w:rPr>
            </w:pPr>
            <w:ins w:id="75" w:author="Rebecca Yoo" w:date="2026-02-16T15:35:00Z" w16du:dateUtc="2026-02-16T22:35:00Z">
              <w:r w:rsidRPr="00D136CD">
                <w:rPr>
                  <w:rFonts w:eastAsia="Segoe UI" w:cs="Arial"/>
                  <w:sz w:val="22"/>
                  <w:szCs w:val="22"/>
                  <w:lang w:eastAsia="ko-KR"/>
                  <w:rPrChange w:id="76" w:author="Rebecca Yoo" w:date="2026-02-16T15:38:00Z" w16du:dateUtc="2026-02-16T22:38:00Z">
                    <w:rPr>
                      <w:rFonts w:eastAsia="Segoe UI"/>
                      <w:lang w:eastAsia="ko-KR"/>
                    </w:rPr>
                  </w:rPrChange>
                </w:rPr>
                <w:t>Prepare files</w:t>
              </w:r>
            </w:ins>
          </w:p>
        </w:tc>
        <w:tc>
          <w:tcPr>
            <w:tcW w:w="11068" w:type="dxa"/>
          </w:tcPr>
          <w:p w14:paraId="28673467" w14:textId="77777777" w:rsidR="009F573A" w:rsidRPr="00D136CD" w:rsidRDefault="009F573A" w:rsidP="00BD5B83">
            <w:pPr>
              <w:pStyle w:val="ListParagraph"/>
              <w:numPr>
                <w:ilvl w:val="0"/>
                <w:numId w:val="5"/>
              </w:numPr>
              <w:spacing w:line="276" w:lineRule="auto"/>
              <w:rPr>
                <w:ins w:id="77" w:author="Rebecca Yoo" w:date="2026-02-16T15:35:00Z" w16du:dateUtc="2026-02-16T22:35:00Z"/>
                <w:rFonts w:ascii="Arial" w:eastAsia="Segoe UI" w:hAnsi="Arial" w:cs="Arial"/>
                <w:sz w:val="22"/>
                <w:szCs w:val="22"/>
                <w:rPrChange w:id="78" w:author="Rebecca Yoo" w:date="2026-02-16T22:34:00Z" w16du:dateUtc="2026-02-17T05:34:00Z">
                  <w:rPr>
                    <w:ins w:id="79" w:author="Rebecca Yoo" w:date="2026-02-16T15:35:00Z" w16du:dateUtc="2026-02-16T22:35:00Z"/>
                    <w:rFonts w:eastAsia="Segoe UI"/>
                    <w:lang w:eastAsia="ko-KR"/>
                  </w:rPr>
                </w:rPrChange>
              </w:rPr>
              <w:pPrChange w:id="80" w:author="Rebecca Yoo" w:date="2026-02-16T15:38:00Z" w16du:dateUtc="2026-02-16T22:38:00Z">
                <w:pPr/>
              </w:pPrChange>
            </w:pPr>
            <w:ins w:id="81" w:author="Rebecca Yoo" w:date="2026-02-16T15:35:00Z" w16du:dateUtc="2026-02-16T22:35:00Z">
              <w:r w:rsidRPr="00D136CD">
                <w:rPr>
                  <w:rFonts w:ascii="Arial" w:eastAsia="Segoe UI" w:hAnsi="Arial" w:cs="Arial"/>
                  <w:sz w:val="22"/>
                  <w:szCs w:val="22"/>
                  <w:rPrChange w:id="82" w:author="Rebecca Yoo" w:date="2026-02-16T22:34:00Z" w16du:dateUtc="2026-02-17T05:34:00Z">
                    <w:rPr>
                      <w:rFonts w:eastAsia="Segoe UI"/>
                    </w:rPr>
                  </w:rPrChange>
                </w:rPr>
                <w:t>Open .dta file</w:t>
              </w:r>
            </w:ins>
          </w:p>
          <w:p w14:paraId="1A521C7A" w14:textId="77777777" w:rsidR="009F573A" w:rsidRPr="00D136CD" w:rsidRDefault="009F573A" w:rsidP="00BD5B83">
            <w:pPr>
              <w:pStyle w:val="ListParagraph"/>
              <w:numPr>
                <w:ilvl w:val="0"/>
                <w:numId w:val="5"/>
              </w:numPr>
              <w:spacing w:line="276" w:lineRule="auto"/>
              <w:rPr>
                <w:ins w:id="83" w:author="Rebecca Yoo" w:date="2026-02-16T15:35:00Z" w16du:dateUtc="2026-02-16T22:35:00Z"/>
                <w:rFonts w:ascii="Arial" w:eastAsia="Segoe UI" w:hAnsi="Arial" w:cs="Arial"/>
                <w:sz w:val="22"/>
                <w:szCs w:val="22"/>
                <w:rPrChange w:id="84" w:author="Rebecca Yoo" w:date="2026-02-16T22:34:00Z" w16du:dateUtc="2026-02-17T05:34:00Z">
                  <w:rPr>
                    <w:ins w:id="85" w:author="Rebecca Yoo" w:date="2026-02-16T15:35:00Z" w16du:dateUtc="2026-02-16T22:35:00Z"/>
                    <w:rFonts w:eastAsia="Segoe UI"/>
                    <w:lang w:eastAsia="ko-KR"/>
                  </w:rPr>
                </w:rPrChange>
              </w:rPr>
              <w:pPrChange w:id="86" w:author="Rebecca Yoo" w:date="2026-02-16T15:38:00Z" w16du:dateUtc="2026-02-16T22:38:00Z">
                <w:pPr/>
              </w:pPrChange>
            </w:pPr>
            <w:ins w:id="87" w:author="Rebecca Yoo" w:date="2026-02-16T15:35:00Z" w16du:dateUtc="2026-02-16T22:35:00Z">
              <w:r w:rsidRPr="00D136CD">
                <w:rPr>
                  <w:rFonts w:ascii="Arial" w:eastAsia="Segoe UI" w:hAnsi="Arial" w:cs="Arial"/>
                  <w:sz w:val="22"/>
                  <w:szCs w:val="22"/>
                  <w:rPrChange w:id="88" w:author="Rebecca Yoo" w:date="2026-02-16T22:34:00Z" w16du:dateUtc="2026-02-17T05:34:00Z">
                    <w:rPr>
                      <w:rFonts w:eastAsia="Segoe UI"/>
                    </w:rPr>
                  </w:rPrChange>
                </w:rPr>
                <w:t>Create new .do file</w:t>
              </w:r>
            </w:ins>
          </w:p>
          <w:p w14:paraId="15727939"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ins w:id="89" w:author="Rebecca Yoo" w:date="2026-02-16T15:35:00Z" w16du:dateUtc="2026-02-16T22:35:00Z">
              <w:r w:rsidRPr="00D136CD">
                <w:rPr>
                  <w:rFonts w:ascii="Arial" w:eastAsia="Segoe UI" w:hAnsi="Arial" w:cs="Arial"/>
                  <w:sz w:val="22"/>
                  <w:szCs w:val="22"/>
                  <w:rPrChange w:id="90" w:author="Rebecca Yoo" w:date="2026-02-16T22:34:00Z" w16du:dateUtc="2026-02-17T05:34:00Z">
                    <w:rPr>
                      <w:rFonts w:ascii="Arial" w:eastAsia="Segoe UI" w:hAnsi="Arial" w:cs="Times New Roman"/>
                      <w:kern w:val="0"/>
                      <w:szCs w:val="20"/>
                      <w:lang w:eastAsia="en-US"/>
                      <w14:ligatures w14:val="none"/>
                    </w:rPr>
                  </w:rPrChange>
                </w:rPr>
                <w:t>Annotate .do file with headers (name, date, project info)</w:t>
              </w:r>
            </w:ins>
          </w:p>
          <w:p w14:paraId="0F27F627" w14:textId="77777777" w:rsidR="009F573A" w:rsidRPr="00D136CD" w:rsidRDefault="009F573A" w:rsidP="00BD5B83">
            <w:pPr>
              <w:pStyle w:val="ListParagraph"/>
              <w:numPr>
                <w:ilvl w:val="0"/>
                <w:numId w:val="5"/>
              </w:numPr>
              <w:spacing w:line="276" w:lineRule="auto"/>
              <w:rPr>
                <w:ins w:id="91" w:author="Rebecca Yoo" w:date="2026-02-16T15:42:00Z" w16du:dateUtc="2026-02-16T22:42:00Z"/>
                <w:rFonts w:ascii="Arial" w:eastAsia="Segoe UI" w:hAnsi="Arial" w:cs="Arial"/>
                <w:sz w:val="22"/>
                <w:szCs w:val="22"/>
              </w:rPr>
            </w:pPr>
            <w:ins w:id="92" w:author="Rebecca Yoo" w:date="2026-02-16T15:35:00Z" w16du:dateUtc="2026-02-16T22:35:00Z">
              <w:r w:rsidRPr="00D136CD">
                <w:rPr>
                  <w:rFonts w:ascii="Arial" w:eastAsia="Segoe UI" w:hAnsi="Arial" w:cs="Arial"/>
                  <w:sz w:val="22"/>
                  <w:szCs w:val="22"/>
                  <w:rPrChange w:id="93" w:author="Rebecca Yoo" w:date="2026-02-16T22:35:00Z" w16du:dateUtc="2026-02-17T05:35:00Z">
                    <w:rPr>
                      <w:rFonts w:eastAsia="Segoe UI"/>
                    </w:rPr>
                  </w:rPrChange>
                </w:rPr>
                <w:t>Create word doc for the project deliverable.</w:t>
              </w:r>
            </w:ins>
          </w:p>
          <w:p w14:paraId="0B1B0166" w14:textId="77777777" w:rsidR="009F573A" w:rsidRPr="00D136CD" w:rsidRDefault="009F573A" w:rsidP="00BD5B83">
            <w:pPr>
              <w:pStyle w:val="ListParagraph"/>
              <w:numPr>
                <w:ilvl w:val="0"/>
                <w:numId w:val="5"/>
              </w:numPr>
              <w:spacing w:line="276" w:lineRule="auto"/>
              <w:rPr>
                <w:ins w:id="94" w:author="Rebecca Yoo" w:date="2026-02-16T15:35:00Z" w16du:dateUtc="2026-02-16T22:35:00Z"/>
                <w:rFonts w:ascii="Arial" w:eastAsia="Segoe UI" w:hAnsi="Arial" w:cs="Arial"/>
                <w:sz w:val="22"/>
                <w:szCs w:val="22"/>
                <w:rPrChange w:id="95" w:author="Rebecca Yoo" w:date="2026-02-16T22:35:00Z" w16du:dateUtc="2026-02-17T05:35:00Z">
                  <w:rPr>
                    <w:ins w:id="96" w:author="Rebecca Yoo" w:date="2026-02-16T15:35:00Z" w16du:dateUtc="2026-02-16T22:35:00Z"/>
                    <w:rFonts w:eastAsia="Segoe UI"/>
                    <w:lang w:eastAsia="ko-KR"/>
                  </w:rPr>
                </w:rPrChange>
              </w:rPr>
              <w:pPrChange w:id="97" w:author="Rebecca Yoo" w:date="2026-02-16T15:38:00Z" w16du:dateUtc="2026-02-16T22:38:00Z">
                <w:pPr/>
              </w:pPrChange>
            </w:pPr>
            <w:ins w:id="98" w:author="Rebecca Yoo" w:date="2026-02-16T15:35:00Z" w16du:dateUtc="2026-02-16T22:35:00Z">
              <w:r w:rsidRPr="00D136CD">
                <w:rPr>
                  <w:rFonts w:ascii="Arial" w:eastAsia="Segoe UI" w:hAnsi="Arial" w:cs="Arial"/>
                  <w:sz w:val="22"/>
                  <w:szCs w:val="22"/>
                  <w:rPrChange w:id="99" w:author="Rebecca Yoo" w:date="2026-02-16T22:35:00Z" w16du:dateUtc="2026-02-17T05:35:00Z">
                    <w:rPr>
                      <w:rFonts w:eastAsia="Segoe UI"/>
                    </w:rPr>
                  </w:rPrChange>
                </w:rPr>
                <w:t>Organize with headers and bookmarks.</w:t>
              </w:r>
            </w:ins>
          </w:p>
          <w:p w14:paraId="7D1DA613" w14:textId="2611679E" w:rsidR="009F573A" w:rsidRPr="00D136CD" w:rsidRDefault="009F573A" w:rsidP="00BD5B83">
            <w:pPr>
              <w:pStyle w:val="ListParagraph"/>
              <w:numPr>
                <w:ilvl w:val="0"/>
                <w:numId w:val="5"/>
              </w:numPr>
              <w:spacing w:line="276" w:lineRule="auto"/>
              <w:rPr>
                <w:ins w:id="100" w:author="Rebecca Yoo" w:date="2026-02-16T15:34:00Z" w16du:dateUtc="2026-02-16T22:34:00Z"/>
                <w:rFonts w:ascii="Arial" w:eastAsia="Segoe UI" w:hAnsi="Arial" w:cs="Arial"/>
                <w:sz w:val="22"/>
                <w:szCs w:val="22"/>
                <w:rPrChange w:id="101" w:author="Rebecca Yoo" w:date="2026-02-16T15:38:00Z" w16du:dateUtc="2026-02-16T22:38:00Z">
                  <w:rPr>
                    <w:ins w:id="102" w:author="Rebecca Yoo" w:date="2026-02-16T15:34:00Z" w16du:dateUtc="2026-02-16T22:34:00Z"/>
                    <w:rFonts w:eastAsia="Segoe UI"/>
                  </w:rPr>
                </w:rPrChange>
              </w:rPr>
            </w:pPr>
            <w:ins w:id="103" w:author="Rebecca Yoo" w:date="2026-02-16T15:35:00Z" w16du:dateUtc="2026-02-16T22:35:00Z">
              <w:r w:rsidRPr="00D136CD">
                <w:rPr>
                  <w:rFonts w:ascii="Arial" w:eastAsia="Segoe UI" w:hAnsi="Arial" w:cs="Arial"/>
                  <w:sz w:val="22"/>
                  <w:szCs w:val="22"/>
                  <w:rPrChange w:id="104" w:author="Rebecca Yoo" w:date="2026-02-16T22:35:00Z" w16du:dateUtc="2026-02-17T05:35:00Z">
                    <w:rPr>
                      <w:rFonts w:ascii="Arial" w:eastAsia="Segoe UI" w:hAnsi="Arial" w:cs="Times New Roman"/>
                      <w:kern w:val="0"/>
                      <w:szCs w:val="20"/>
                      <w:lang w:eastAsia="en-US"/>
                      <w14:ligatures w14:val="none"/>
                    </w:rPr>
                  </w:rPrChange>
                </w:rPr>
                <w:t>Write introduction</w:t>
              </w:r>
            </w:ins>
          </w:p>
        </w:tc>
      </w:tr>
      <w:tr w:rsidR="009F573A" w:rsidRPr="00D136CD" w14:paraId="0937B58C" w14:textId="77777777" w:rsidTr="002B79CF">
        <w:trPr>
          <w:ins w:id="105" w:author="Rebecca Yoo" w:date="2026-02-16T15:34:00Z"/>
        </w:trPr>
        <w:tc>
          <w:tcPr>
            <w:tcW w:w="1716" w:type="dxa"/>
          </w:tcPr>
          <w:p w14:paraId="1E0A581F" w14:textId="79349AA5" w:rsidR="009F573A" w:rsidRPr="00D136CD" w:rsidRDefault="009F573A" w:rsidP="00BD5B83">
            <w:pPr>
              <w:spacing w:line="276" w:lineRule="auto"/>
              <w:rPr>
                <w:ins w:id="106" w:author="Rebecca Yoo" w:date="2026-02-16T15:34:00Z" w16du:dateUtc="2026-02-16T22:34:00Z"/>
                <w:rFonts w:eastAsia="Segoe UI" w:cs="Arial"/>
                <w:sz w:val="22"/>
                <w:szCs w:val="22"/>
                <w:lang w:eastAsia="ko-KR"/>
                <w:rPrChange w:id="107" w:author="Rebecca Yoo" w:date="2026-02-16T15:38:00Z" w16du:dateUtc="2026-02-16T22:38:00Z">
                  <w:rPr>
                    <w:ins w:id="108" w:author="Rebecca Yoo" w:date="2026-02-16T15:34:00Z" w16du:dateUtc="2026-02-16T22:34:00Z"/>
                    <w:rFonts w:eastAsia="Segoe UI"/>
                    <w:lang w:eastAsia="ko-KR"/>
                  </w:rPr>
                </w:rPrChange>
              </w:rPr>
            </w:pPr>
            <w:ins w:id="109" w:author="Rebecca Yoo" w:date="2026-02-16T15:35:00Z" w16du:dateUtc="2026-02-16T22:35:00Z">
              <w:r w:rsidRPr="00D136CD">
                <w:rPr>
                  <w:rFonts w:eastAsia="Segoe UI" w:cs="Arial"/>
                  <w:sz w:val="22"/>
                  <w:szCs w:val="22"/>
                  <w:lang w:eastAsia="ko-KR"/>
                  <w:rPrChange w:id="110" w:author="Rebecca Yoo" w:date="2026-02-16T15:38:00Z" w16du:dateUtc="2026-02-16T22:38:00Z">
                    <w:rPr>
                      <w:rFonts w:eastAsia="Segoe UI"/>
                      <w:lang w:eastAsia="ko-KR"/>
                    </w:rPr>
                  </w:rPrChange>
                </w:rPr>
                <w:t>Browse data</w:t>
              </w:r>
            </w:ins>
          </w:p>
        </w:tc>
        <w:tc>
          <w:tcPr>
            <w:tcW w:w="11068" w:type="dxa"/>
          </w:tcPr>
          <w:p w14:paraId="2B664C21" w14:textId="77777777" w:rsidR="009F573A" w:rsidRPr="00D136CD" w:rsidRDefault="009F573A" w:rsidP="00BD5B83">
            <w:pPr>
              <w:pStyle w:val="ListParagraph"/>
              <w:numPr>
                <w:ilvl w:val="0"/>
                <w:numId w:val="5"/>
              </w:numPr>
              <w:spacing w:line="276" w:lineRule="auto"/>
              <w:rPr>
                <w:ins w:id="111" w:author="Rebecca Yoo" w:date="2026-02-16T15:35:00Z" w16du:dateUtc="2026-02-16T22:35:00Z"/>
                <w:rFonts w:ascii="Arial" w:eastAsia="Segoe UI" w:hAnsi="Arial" w:cs="Arial"/>
                <w:sz w:val="22"/>
                <w:szCs w:val="22"/>
                <w:rPrChange w:id="112" w:author="Rebecca Yoo" w:date="2026-02-16T22:36:00Z" w16du:dateUtc="2026-02-17T05:36:00Z">
                  <w:rPr>
                    <w:ins w:id="113" w:author="Rebecca Yoo" w:date="2026-02-16T15:35:00Z" w16du:dateUtc="2026-02-16T22:35:00Z"/>
                    <w:rFonts w:eastAsia="Segoe UI"/>
                    <w:lang w:eastAsia="ko-KR"/>
                  </w:rPr>
                </w:rPrChange>
              </w:rPr>
              <w:pPrChange w:id="114" w:author="Rebecca Yoo" w:date="2026-02-16T15:38:00Z" w16du:dateUtc="2026-02-16T22:38:00Z">
                <w:pPr/>
              </w:pPrChange>
            </w:pPr>
            <w:ins w:id="115" w:author="Rebecca Yoo" w:date="2026-02-16T15:35:00Z" w16du:dateUtc="2026-02-16T22:35:00Z">
              <w:r w:rsidRPr="00D136CD">
                <w:rPr>
                  <w:rFonts w:ascii="Arial" w:eastAsia="Segoe UI" w:hAnsi="Arial" w:cs="Arial"/>
                  <w:sz w:val="22"/>
                  <w:szCs w:val="22"/>
                  <w:rPrChange w:id="116" w:author="Rebecca Yoo" w:date="2026-02-16T22:36:00Z" w16du:dateUtc="2026-02-17T05:36:00Z">
                    <w:rPr>
                      <w:rFonts w:eastAsia="Segoe UI"/>
                    </w:rPr>
                  </w:rPrChange>
                </w:rPr>
                <w:t>Open data browser and skim dataset</w:t>
              </w:r>
            </w:ins>
          </w:p>
          <w:p w14:paraId="0DE365CC" w14:textId="067D7398" w:rsidR="009F573A" w:rsidRPr="00D136CD" w:rsidRDefault="009F573A" w:rsidP="00BD5B83">
            <w:pPr>
              <w:pStyle w:val="ListParagraph"/>
              <w:numPr>
                <w:ilvl w:val="0"/>
                <w:numId w:val="5"/>
              </w:numPr>
              <w:spacing w:line="276" w:lineRule="auto"/>
              <w:rPr>
                <w:ins w:id="117" w:author="Rebecca Yoo" w:date="2026-02-16T15:34:00Z" w16du:dateUtc="2026-02-16T22:34:00Z"/>
                <w:rFonts w:ascii="Arial" w:eastAsia="Segoe UI" w:hAnsi="Arial" w:cs="Arial"/>
                <w:sz w:val="22"/>
                <w:szCs w:val="22"/>
                <w:rPrChange w:id="118" w:author="Rebecca Yoo" w:date="2026-02-16T15:38:00Z" w16du:dateUtc="2026-02-16T22:38:00Z">
                  <w:rPr>
                    <w:ins w:id="119" w:author="Rebecca Yoo" w:date="2026-02-16T15:34:00Z" w16du:dateUtc="2026-02-16T22:34:00Z"/>
                    <w:rFonts w:eastAsia="Segoe UI"/>
                    <w:lang w:eastAsia="ko-KR"/>
                  </w:rPr>
                </w:rPrChange>
              </w:rPr>
              <w:pPrChange w:id="120" w:author="Rebecca Yoo" w:date="2026-02-16T15:38:00Z" w16du:dateUtc="2026-02-16T22:38:00Z">
                <w:pPr/>
              </w:pPrChange>
            </w:pPr>
            <w:ins w:id="121" w:author="Rebecca Yoo" w:date="2026-02-16T15:35:00Z" w16du:dateUtc="2026-02-16T22:35:00Z">
              <w:r w:rsidRPr="00D136CD">
                <w:rPr>
                  <w:rFonts w:ascii="Arial" w:eastAsia="Segoe UI" w:hAnsi="Arial" w:cs="Arial"/>
                  <w:sz w:val="22"/>
                  <w:szCs w:val="22"/>
                  <w:rPrChange w:id="122" w:author="Rebecca Yoo" w:date="2026-02-16T22:36:00Z" w16du:dateUtc="2026-02-17T05:36:00Z">
                    <w:rPr>
                      <w:rFonts w:eastAsia="Segoe UI"/>
                    </w:rPr>
                  </w:rPrChange>
                </w:rPr>
                <w:t xml:space="preserve">Look at variables in </w:t>
              </w:r>
            </w:ins>
            <w:r w:rsidRPr="00D136CD">
              <w:rPr>
                <w:rFonts w:ascii="Arial" w:eastAsia="Segoe UI" w:hAnsi="Arial" w:cs="Arial"/>
                <w:sz w:val="22"/>
                <w:szCs w:val="22"/>
              </w:rPr>
              <w:t>instruction</w:t>
            </w:r>
            <w:ins w:id="123" w:author="Rebecca Yoo" w:date="2026-02-16T15:35:00Z" w16du:dateUtc="2026-02-16T22:35:00Z">
              <w:r w:rsidRPr="00D136CD">
                <w:rPr>
                  <w:rFonts w:ascii="Arial" w:eastAsia="Segoe UI" w:hAnsi="Arial" w:cs="Arial"/>
                  <w:sz w:val="22"/>
                  <w:szCs w:val="22"/>
                  <w:rPrChange w:id="124" w:author="Rebecca Yoo" w:date="2026-02-16T22:36:00Z" w16du:dateUtc="2026-02-17T05:36:00Z">
                    <w:rPr>
                      <w:rFonts w:eastAsia="Segoe UI"/>
                    </w:rPr>
                  </w:rPrChange>
                </w:rPr>
                <w:t xml:space="preserve"> doc and compare with variables in .dta file</w:t>
              </w:r>
            </w:ins>
          </w:p>
        </w:tc>
      </w:tr>
      <w:tr w:rsidR="009F573A" w:rsidRPr="00D136CD" w14:paraId="6097661A" w14:textId="77777777" w:rsidTr="002B79CF">
        <w:trPr>
          <w:ins w:id="125" w:author="Rebecca Yoo" w:date="2026-02-16T15:34:00Z"/>
        </w:trPr>
        <w:tc>
          <w:tcPr>
            <w:tcW w:w="1716" w:type="dxa"/>
          </w:tcPr>
          <w:p w14:paraId="393C8045" w14:textId="576D0557" w:rsidR="009F573A" w:rsidRPr="00D136CD" w:rsidRDefault="009F573A" w:rsidP="00BD5B83">
            <w:pPr>
              <w:spacing w:line="276" w:lineRule="auto"/>
              <w:rPr>
                <w:ins w:id="126" w:author="Rebecca Yoo" w:date="2026-02-16T15:34:00Z" w16du:dateUtc="2026-02-16T22:34:00Z"/>
                <w:rFonts w:eastAsia="Segoe UI" w:cs="Arial"/>
                <w:sz w:val="22"/>
                <w:szCs w:val="22"/>
                <w:lang w:eastAsia="ko-KR"/>
                <w:rPrChange w:id="127" w:author="Rebecca Yoo" w:date="2026-02-16T15:38:00Z" w16du:dateUtc="2026-02-16T22:38:00Z">
                  <w:rPr>
                    <w:ins w:id="128" w:author="Rebecca Yoo" w:date="2026-02-16T15:34:00Z" w16du:dateUtc="2026-02-16T22:34:00Z"/>
                    <w:rFonts w:eastAsia="Segoe UI"/>
                    <w:lang w:eastAsia="ko-KR"/>
                  </w:rPr>
                </w:rPrChange>
              </w:rPr>
            </w:pPr>
            <w:ins w:id="129" w:author="Rebecca Yoo" w:date="2026-02-16T15:35:00Z" w16du:dateUtc="2026-02-16T22:35:00Z">
              <w:r w:rsidRPr="00D136CD">
                <w:rPr>
                  <w:rFonts w:eastAsia="Segoe UI" w:cs="Arial"/>
                  <w:sz w:val="22"/>
                  <w:szCs w:val="22"/>
                  <w:lang w:eastAsia="ko-KR"/>
                  <w:rPrChange w:id="130" w:author="Rebecca Yoo" w:date="2026-02-16T15:38:00Z" w16du:dateUtc="2026-02-16T22:38:00Z">
                    <w:rPr>
                      <w:rFonts w:eastAsia="Segoe UI"/>
                      <w:lang w:eastAsia="ko-KR"/>
                    </w:rPr>
                  </w:rPrChange>
                </w:rPr>
                <w:t>Clean data</w:t>
              </w:r>
            </w:ins>
          </w:p>
        </w:tc>
        <w:tc>
          <w:tcPr>
            <w:tcW w:w="11068" w:type="dxa"/>
          </w:tcPr>
          <w:p w14:paraId="19D38D1E" w14:textId="0431ED7D" w:rsidR="009F573A" w:rsidRPr="00D136CD" w:rsidRDefault="009F573A"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Create unique observation id variable</w:t>
            </w:r>
          </w:p>
          <w:p w14:paraId="5DE4EE7A" w14:textId="70ED61C0"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Before cleaning data, use </w:t>
            </w:r>
            <w:r w:rsidRPr="00D136CD">
              <w:rPr>
                <w:rFonts w:ascii="Arial" w:eastAsia="Segoe UI" w:hAnsi="Arial" w:cs="Arial"/>
                <w:b/>
                <w:bCs/>
                <w:sz w:val="22"/>
                <w:szCs w:val="22"/>
              </w:rPr>
              <w:t xml:space="preserve">gen </w:t>
            </w:r>
            <w:r w:rsidRPr="00D136CD">
              <w:rPr>
                <w:rFonts w:ascii="Arial" w:eastAsia="Segoe UI" w:hAnsi="Arial" w:cs="Arial"/>
                <w:sz w:val="22"/>
                <w:szCs w:val="22"/>
              </w:rPr>
              <w:t>to give each observation a unique obs_id value so that changes can be tracked while cleaning data</w:t>
            </w:r>
          </w:p>
          <w:p w14:paraId="681623C2" w14:textId="2ABA8BD7"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Use data browser to check work.</w:t>
            </w:r>
          </w:p>
          <w:p w14:paraId="0D4710A2" w14:textId="0D192CAC" w:rsidR="009F573A" w:rsidRPr="00D136CD" w:rsidRDefault="009F573A" w:rsidP="00BD5B83">
            <w:pPr>
              <w:pStyle w:val="ListParagraph"/>
              <w:numPr>
                <w:ilvl w:val="0"/>
                <w:numId w:val="5"/>
              </w:numPr>
              <w:spacing w:line="276" w:lineRule="auto"/>
              <w:rPr>
                <w:ins w:id="131" w:author="Rebecca Yoo" w:date="2026-02-16T22:39:00Z" w16du:dateUtc="2026-02-17T05:39:00Z"/>
                <w:rFonts w:ascii="Arial" w:eastAsia="Segoe UI" w:hAnsi="Arial" w:cs="Arial"/>
                <w:sz w:val="22"/>
                <w:szCs w:val="22"/>
              </w:rPr>
            </w:pPr>
            <w:ins w:id="132" w:author="Rebecca Yoo" w:date="2026-02-16T15:35:00Z" w16du:dateUtc="2026-02-16T22:35:00Z">
              <w:r w:rsidRPr="00D136CD">
                <w:rPr>
                  <w:rFonts w:ascii="Arial" w:eastAsia="Segoe UI" w:hAnsi="Arial" w:cs="Arial"/>
                  <w:sz w:val="22"/>
                  <w:szCs w:val="22"/>
                  <w:rPrChange w:id="133" w:author="Rebecca Yoo" w:date="2026-02-19T11:50:00Z" w16du:dateUtc="2026-02-19T18:50:00Z">
                    <w:rPr>
                      <w:rFonts w:ascii="Arial" w:eastAsia="Segoe UI" w:hAnsi="Arial" w:cs="Times New Roman"/>
                      <w:kern w:val="0"/>
                      <w:szCs w:val="20"/>
                      <w14:ligatures w14:val="none"/>
                    </w:rPr>
                  </w:rPrChange>
                </w:rPr>
                <w:t>Missing values: Replace negative values with STATA special missing values</w:t>
              </w:r>
            </w:ins>
          </w:p>
          <w:p w14:paraId="32B32D6E" w14:textId="59D32BCC" w:rsidR="009F573A" w:rsidRPr="00D136CD" w:rsidRDefault="009F573A" w:rsidP="00BD5B83">
            <w:pPr>
              <w:pStyle w:val="ListParagraph"/>
              <w:numPr>
                <w:ilvl w:val="1"/>
                <w:numId w:val="5"/>
              </w:numPr>
              <w:spacing w:line="276" w:lineRule="auto"/>
              <w:rPr>
                <w:ins w:id="134" w:author="Rebecca Yoo" w:date="2026-02-19T11:50:00Z" w16du:dateUtc="2026-02-19T18:50:00Z"/>
                <w:rFonts w:ascii="Arial" w:eastAsia="Segoe UI" w:hAnsi="Arial" w:cs="Arial"/>
                <w:sz w:val="22"/>
                <w:szCs w:val="22"/>
              </w:rPr>
            </w:pPr>
            <w:ins w:id="135" w:author="Rebecca Yoo" w:date="2026-02-16T22:40:00Z" w16du:dateUtc="2026-02-17T05:40:00Z">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replace </w:t>
              </w:r>
              <w:r w:rsidRPr="00D136CD">
                <w:rPr>
                  <w:rFonts w:ascii="Arial" w:eastAsia="Segoe UI" w:hAnsi="Arial" w:cs="Arial"/>
                  <w:sz w:val="22"/>
                  <w:szCs w:val="22"/>
                </w:rPr>
                <w:t>to replace negative values with STATA special missing values</w:t>
              </w:r>
            </w:ins>
          </w:p>
          <w:p w14:paraId="7828E21A" w14:textId="1512F4C6" w:rsidR="009F573A" w:rsidRPr="00D136CD" w:rsidRDefault="009F573A" w:rsidP="00BD5B83">
            <w:pPr>
              <w:pStyle w:val="ListParagraph"/>
              <w:numPr>
                <w:ilvl w:val="1"/>
                <w:numId w:val="5"/>
              </w:numPr>
              <w:spacing w:line="276" w:lineRule="auto"/>
              <w:rPr>
                <w:ins w:id="136" w:author="Rebecca Yoo" w:date="2026-02-16T22:40:00Z" w16du:dateUtc="2026-02-17T05:40:00Z"/>
                <w:rFonts w:ascii="Arial" w:eastAsia="Segoe UI" w:hAnsi="Arial" w:cs="Arial"/>
                <w:sz w:val="22"/>
                <w:szCs w:val="22"/>
              </w:rPr>
            </w:pPr>
            <w:ins w:id="137" w:author="Rebecca Yoo" w:date="2026-02-19T11:50:00Z" w16du:dateUtc="2026-02-19T18:50:00Z">
              <w:r w:rsidRPr="00D136CD">
                <w:rPr>
                  <w:rFonts w:ascii="Arial" w:eastAsia="Segoe UI" w:hAnsi="Arial" w:cs="Arial"/>
                  <w:sz w:val="22"/>
                  <w:szCs w:val="22"/>
                </w:rPr>
                <w:t xml:space="preserve">Nest the replace command in a loop using </w:t>
              </w:r>
              <w:r w:rsidRPr="00D136CD">
                <w:rPr>
                  <w:rFonts w:ascii="Arial" w:eastAsia="Segoe UI" w:hAnsi="Arial" w:cs="Arial"/>
                  <w:b/>
                  <w:bCs/>
                  <w:sz w:val="22"/>
                  <w:szCs w:val="22"/>
                </w:rPr>
                <w:t xml:space="preserve">foreach </w:t>
              </w:r>
              <w:r w:rsidRPr="00D136CD">
                <w:rPr>
                  <w:rFonts w:ascii="Arial" w:eastAsia="Segoe UI" w:hAnsi="Arial" w:cs="Arial"/>
                  <w:sz w:val="22"/>
                  <w:szCs w:val="22"/>
                </w:rPr>
                <w:t>to replace missing values for all variables</w:t>
              </w:r>
            </w:ins>
          </w:p>
          <w:p w14:paraId="533F3EE7" w14:textId="28617964" w:rsidR="009F573A" w:rsidRPr="00D136CD" w:rsidRDefault="009F573A" w:rsidP="00BD5B83">
            <w:pPr>
              <w:pStyle w:val="ListParagraph"/>
              <w:numPr>
                <w:ilvl w:val="1"/>
                <w:numId w:val="5"/>
              </w:numPr>
              <w:spacing w:line="276" w:lineRule="auto"/>
              <w:rPr>
                <w:rFonts w:ascii="Arial" w:eastAsia="Segoe UI" w:hAnsi="Arial" w:cs="Arial"/>
                <w:sz w:val="22"/>
                <w:szCs w:val="22"/>
              </w:rPr>
            </w:pPr>
            <w:ins w:id="138" w:author="Rebecca Yoo" w:date="2026-02-16T22:40:00Z" w16du:dateUtc="2026-02-17T05:40:00Z">
              <w:r w:rsidRPr="00D136CD">
                <w:rPr>
                  <w:rFonts w:ascii="Arial" w:eastAsia="Segoe UI" w:hAnsi="Arial" w:cs="Arial"/>
                  <w:sz w:val="22"/>
                  <w:szCs w:val="22"/>
                </w:rPr>
                <w:t>Annotate special missing values</w:t>
              </w:r>
            </w:ins>
          </w:p>
          <w:p w14:paraId="5C4F881D" w14:textId="1F414356" w:rsidR="009F573A" w:rsidRPr="00D136CD" w:rsidRDefault="009F573A" w:rsidP="00BD5B83">
            <w:pPr>
              <w:pStyle w:val="ListParagraph"/>
              <w:numPr>
                <w:ilvl w:val="1"/>
                <w:numId w:val="5"/>
              </w:numPr>
              <w:spacing w:line="276" w:lineRule="auto"/>
              <w:rPr>
                <w:ins w:id="139" w:author="Rebecca Yoo" w:date="2026-02-16T15:35:00Z" w16du:dateUtc="2026-02-16T22:35:00Z"/>
                <w:rFonts w:ascii="Arial" w:eastAsia="Segoe UI" w:hAnsi="Arial" w:cs="Arial"/>
                <w:sz w:val="22"/>
                <w:szCs w:val="22"/>
                <w:rPrChange w:id="140" w:author="Rebecca Yoo" w:date="2026-02-19T11:50:00Z" w16du:dateUtc="2026-02-19T18:50:00Z">
                  <w:rPr>
                    <w:ins w:id="141" w:author="Rebecca Yoo" w:date="2026-02-16T15:35:00Z" w16du:dateUtc="2026-02-16T22:35:00Z"/>
                    <w:rFonts w:eastAsia="Segoe UI"/>
                  </w:rPr>
                </w:rPrChange>
              </w:rPr>
            </w:pPr>
            <w:r w:rsidRPr="00D136CD">
              <w:rPr>
                <w:rFonts w:ascii="Arial" w:eastAsia="Segoe UI" w:hAnsi="Arial" w:cs="Arial"/>
                <w:sz w:val="22"/>
                <w:szCs w:val="22"/>
              </w:rPr>
              <w:t>Check work</w:t>
            </w:r>
            <w:r w:rsidRPr="00D136CD">
              <w:rPr>
                <w:rFonts w:ascii="Arial" w:eastAsia="Segoe UI" w:hAnsi="Arial" w:cs="Arial"/>
                <w:sz w:val="22"/>
                <w:szCs w:val="22"/>
              </w:rPr>
              <w:t xml:space="preserve"> using </w:t>
            </w:r>
            <w:r w:rsidRPr="00D136CD">
              <w:rPr>
                <w:rFonts w:ascii="Arial" w:eastAsia="Segoe UI" w:hAnsi="Arial" w:cs="Arial"/>
                <w:b/>
                <w:bCs/>
                <w:sz w:val="22"/>
                <w:szCs w:val="22"/>
              </w:rPr>
              <w:t>misstable</w:t>
            </w:r>
            <w:r w:rsidRPr="00D136CD">
              <w:rPr>
                <w:rFonts w:ascii="Arial" w:eastAsia="Segoe UI" w:hAnsi="Arial" w:cs="Arial"/>
                <w:sz w:val="22"/>
                <w:szCs w:val="22"/>
              </w:rPr>
              <w:t>. Annotate. Save.</w:t>
            </w:r>
          </w:p>
          <w:p w14:paraId="75FF3B22"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ins w:id="142" w:author="Rebecca Yoo" w:date="2026-02-16T15:35:00Z" w16du:dateUtc="2026-02-16T22:35:00Z">
              <w:r w:rsidRPr="00D136CD">
                <w:rPr>
                  <w:rFonts w:ascii="Arial" w:eastAsia="Segoe UI" w:hAnsi="Arial" w:cs="Arial"/>
                  <w:sz w:val="22"/>
                  <w:szCs w:val="22"/>
                  <w:rPrChange w:id="143" w:author="Rebecca Yoo" w:date="2026-02-19T12:21:00Z" w16du:dateUtc="2026-02-19T19:21:00Z">
                    <w:rPr>
                      <w:rFonts w:ascii="Arial" w:eastAsia="Segoe UI" w:hAnsi="Arial" w:cs="Times New Roman"/>
                      <w:kern w:val="0"/>
                      <w:szCs w:val="20"/>
                      <w:lang w:eastAsia="en-US"/>
                      <w14:ligatures w14:val="none"/>
                    </w:rPr>
                  </w:rPrChange>
                </w:rPr>
                <w:t>Suspect/unreasonable values: Inspect. Create new binary variable to indicate unreasonable values</w:t>
              </w:r>
            </w:ins>
          </w:p>
          <w:p w14:paraId="471EA746" w14:textId="6A17041D"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Inspect all variables for incorrect, invalid</w:t>
            </w:r>
            <w:r w:rsidRPr="00D136CD">
              <w:rPr>
                <w:rFonts w:ascii="Arial" w:eastAsia="Segoe UI" w:hAnsi="Arial" w:cs="Arial"/>
                <w:sz w:val="22"/>
                <w:szCs w:val="22"/>
              </w:rPr>
              <w:t>,</w:t>
            </w:r>
            <w:r w:rsidRPr="00D136CD">
              <w:rPr>
                <w:rFonts w:ascii="Arial" w:eastAsia="Segoe UI" w:hAnsi="Arial" w:cs="Arial"/>
                <w:sz w:val="22"/>
                <w:szCs w:val="22"/>
              </w:rPr>
              <w:t xml:space="preserve"> or suspect values. </w:t>
            </w: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codebook </w:t>
            </w:r>
            <w:r w:rsidRPr="00D136CD">
              <w:rPr>
                <w:rFonts w:ascii="Arial" w:eastAsia="Segoe UI" w:hAnsi="Arial" w:cs="Arial"/>
                <w:sz w:val="22"/>
                <w:szCs w:val="22"/>
              </w:rPr>
              <w:t>,</w:t>
            </w:r>
            <w:r w:rsidRPr="00D136CD">
              <w:rPr>
                <w:rFonts w:ascii="Arial" w:eastAsia="Segoe UI" w:hAnsi="Arial" w:cs="Arial"/>
                <w:b/>
                <w:bCs/>
                <w:sz w:val="22"/>
                <w:szCs w:val="22"/>
              </w:rPr>
              <w:t xml:space="preserve"> hbox </w:t>
            </w:r>
            <w:r w:rsidRPr="00D136CD">
              <w:rPr>
                <w:rFonts w:ascii="Arial" w:eastAsia="Segoe UI" w:hAnsi="Arial" w:cs="Arial"/>
                <w:sz w:val="22"/>
                <w:szCs w:val="22"/>
              </w:rPr>
              <w:t xml:space="preserve">(boxplots) and </w:t>
            </w:r>
            <w:r w:rsidRPr="00D136CD">
              <w:rPr>
                <w:rFonts w:ascii="Arial" w:eastAsia="Segoe UI" w:hAnsi="Arial" w:cs="Arial"/>
                <w:b/>
                <w:bCs/>
                <w:sz w:val="22"/>
                <w:szCs w:val="22"/>
              </w:rPr>
              <w:t xml:space="preserve">summ </w:t>
            </w:r>
            <w:r w:rsidRPr="00D136CD">
              <w:rPr>
                <w:rFonts w:ascii="Arial" w:eastAsia="Segoe UI" w:hAnsi="Arial" w:cs="Arial"/>
                <w:sz w:val="22"/>
                <w:szCs w:val="22"/>
              </w:rPr>
              <w:t>to inspect variables.</w:t>
            </w:r>
          </w:p>
          <w:p w14:paraId="14C98438" w14:textId="67BE12C6"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lastRenderedPageBreak/>
              <w:t>Make reasonable corrections or change to special missing values.</w:t>
            </w:r>
            <w:r w:rsidRPr="00D136CD">
              <w:rPr>
                <w:rFonts w:ascii="Arial" w:eastAsia="Segoe UI" w:hAnsi="Arial" w:cs="Arial"/>
                <w:sz w:val="22"/>
                <w:szCs w:val="22"/>
              </w:rPr>
              <w:t xml:space="preserve"> </w:t>
            </w:r>
            <w:r w:rsidRPr="00D136CD">
              <w:rPr>
                <w:rFonts w:ascii="Arial" w:eastAsia="Segoe UI" w:hAnsi="Arial" w:cs="Arial"/>
                <w:sz w:val="22"/>
                <w:szCs w:val="22"/>
              </w:rPr>
              <w:t xml:space="preserve">Create indicator variables </w:t>
            </w:r>
            <w:r w:rsidRPr="00D136CD">
              <w:rPr>
                <w:rFonts w:ascii="Arial" w:eastAsia="Segoe UI" w:hAnsi="Arial" w:cs="Arial"/>
                <w:sz w:val="22"/>
                <w:szCs w:val="22"/>
              </w:rPr>
              <w:t>with a code of 1 for suspect/unreasonable values and 0 for reasonable values.</w:t>
            </w:r>
          </w:p>
          <w:p w14:paraId="7A55C71A" w14:textId="151E9892" w:rsidR="009F573A" w:rsidRPr="00D136CD" w:rsidRDefault="009F573A" w:rsidP="00BD5B83">
            <w:pPr>
              <w:pStyle w:val="ListParagraph"/>
              <w:numPr>
                <w:ilvl w:val="1"/>
                <w:numId w:val="5"/>
              </w:numPr>
              <w:spacing w:line="276" w:lineRule="auto"/>
              <w:rPr>
                <w:ins w:id="144" w:author="Rebecca Yoo" w:date="2026-02-16T15:35:00Z" w16du:dateUtc="2026-02-16T22:35:00Z"/>
                <w:rFonts w:ascii="Arial" w:eastAsia="Segoe UI" w:hAnsi="Arial" w:cs="Arial"/>
                <w:sz w:val="22"/>
                <w:szCs w:val="22"/>
                <w:rPrChange w:id="145" w:author="Rebecca Yoo" w:date="2026-02-19T12:21:00Z" w16du:dateUtc="2026-02-19T19:21:00Z">
                  <w:rPr>
                    <w:ins w:id="146" w:author="Rebecca Yoo" w:date="2026-02-16T15:35:00Z" w16du:dateUtc="2026-02-16T22:35:00Z"/>
                    <w:rFonts w:eastAsia="Segoe UI"/>
                  </w:rPr>
                </w:rPrChange>
              </w:rPr>
            </w:pPr>
            <w:r w:rsidRPr="00D136CD">
              <w:rPr>
                <w:rFonts w:ascii="Arial" w:eastAsia="Segoe UI" w:hAnsi="Arial" w:cs="Arial"/>
                <w:sz w:val="22"/>
                <w:szCs w:val="22"/>
              </w:rPr>
              <w:t xml:space="preserve">Check work using </w:t>
            </w:r>
            <w:r w:rsidRPr="00D136CD">
              <w:rPr>
                <w:rFonts w:ascii="Arial" w:eastAsia="Segoe UI" w:hAnsi="Arial" w:cs="Arial"/>
                <w:b/>
                <w:bCs/>
                <w:sz w:val="22"/>
                <w:szCs w:val="22"/>
              </w:rPr>
              <w:t xml:space="preserve">list </w:t>
            </w:r>
            <w:r w:rsidRPr="00D136CD">
              <w:rPr>
                <w:rFonts w:ascii="Arial" w:eastAsia="Segoe UI" w:hAnsi="Arial" w:cs="Arial"/>
                <w:sz w:val="22"/>
                <w:szCs w:val="22"/>
              </w:rPr>
              <w:t xml:space="preserve">and </w:t>
            </w:r>
            <w:r w:rsidRPr="00D136CD">
              <w:rPr>
                <w:rFonts w:ascii="Arial" w:eastAsia="Segoe UI" w:hAnsi="Arial" w:cs="Arial"/>
                <w:b/>
                <w:bCs/>
                <w:sz w:val="22"/>
                <w:szCs w:val="22"/>
              </w:rPr>
              <w:t>twoway</w:t>
            </w:r>
            <w:r w:rsidRPr="00D136CD">
              <w:rPr>
                <w:rFonts w:ascii="Arial" w:eastAsia="Segoe UI" w:hAnsi="Arial" w:cs="Arial"/>
                <w:sz w:val="22"/>
                <w:szCs w:val="22"/>
              </w:rPr>
              <w:t>. Annotate. Save.</w:t>
            </w:r>
          </w:p>
          <w:p w14:paraId="47C42FC0" w14:textId="79AB0446" w:rsidR="009F573A" w:rsidRPr="00D136CD" w:rsidRDefault="009F573A" w:rsidP="00BD5B83">
            <w:pPr>
              <w:pStyle w:val="ListParagraph"/>
              <w:numPr>
                <w:ilvl w:val="0"/>
                <w:numId w:val="5"/>
              </w:numPr>
              <w:spacing w:line="276" w:lineRule="auto"/>
              <w:rPr>
                <w:ins w:id="147" w:author="Rebecca Yoo" w:date="2026-02-19T12:24:00Z" w16du:dateUtc="2026-02-19T19:24:00Z"/>
                <w:rFonts w:ascii="Arial" w:eastAsia="Segoe UI" w:hAnsi="Arial" w:cs="Arial"/>
                <w:sz w:val="22"/>
                <w:szCs w:val="22"/>
              </w:rPr>
            </w:pPr>
            <w:ins w:id="148" w:author="Rebecca Yoo" w:date="2026-02-16T15:35:00Z" w16du:dateUtc="2026-02-16T22:35:00Z">
              <w:r w:rsidRPr="00D136CD">
                <w:rPr>
                  <w:rFonts w:ascii="Arial" w:eastAsia="Segoe UI" w:hAnsi="Arial" w:cs="Arial"/>
                  <w:sz w:val="22"/>
                  <w:szCs w:val="22"/>
                  <w:rPrChange w:id="149" w:author="Rebecca Yoo" w:date="2026-02-19T12:36:00Z" w16du:dateUtc="2026-02-19T19:36:00Z">
                    <w:rPr>
                      <w:rFonts w:ascii="Arial" w:eastAsia="Segoe UI" w:hAnsi="Arial" w:cs="Times New Roman"/>
                      <w:kern w:val="0"/>
                      <w:szCs w:val="20"/>
                      <w:lang w:eastAsia="en-US"/>
                      <w14:ligatures w14:val="none"/>
                    </w:rPr>
                  </w:rPrChange>
                </w:rPr>
                <w:t>Duplic</w:t>
              </w:r>
            </w:ins>
            <w:ins w:id="150" w:author="Rebecca Yoo" w:date="2026-02-19T12:23:00Z" w16du:dateUtc="2026-02-19T19:23:00Z">
              <w:r w:rsidRPr="00D136CD">
                <w:rPr>
                  <w:rFonts w:ascii="Arial" w:eastAsia="Segoe UI" w:hAnsi="Arial" w:cs="Arial"/>
                  <w:sz w:val="22"/>
                  <w:szCs w:val="22"/>
                </w:rPr>
                <w:t>ates</w:t>
              </w:r>
            </w:ins>
          </w:p>
          <w:p w14:paraId="11BC4608" w14:textId="270C44B8" w:rsidR="009F573A" w:rsidRPr="00D136CD" w:rsidRDefault="009F573A" w:rsidP="00BD5B83">
            <w:pPr>
              <w:pStyle w:val="ListParagraph"/>
              <w:numPr>
                <w:ilvl w:val="1"/>
                <w:numId w:val="5"/>
              </w:numPr>
              <w:spacing w:line="276" w:lineRule="auto"/>
              <w:rPr>
                <w:ins w:id="151" w:author="Rebecca Yoo" w:date="2026-02-19T12:24:00Z" w16du:dateUtc="2026-02-19T19:24:00Z"/>
                <w:rFonts w:ascii="Arial" w:eastAsia="Segoe UI" w:hAnsi="Arial" w:cs="Arial"/>
                <w:sz w:val="22"/>
                <w:szCs w:val="22"/>
              </w:rPr>
            </w:pPr>
            <w:ins w:id="152" w:author="Rebecca Yoo" w:date="2026-02-19T12:24:00Z" w16du:dateUtc="2026-02-19T19:24:00Z">
              <w:r w:rsidRPr="00D136CD">
                <w:rPr>
                  <w:rFonts w:ascii="Arial" w:eastAsia="Segoe UI" w:hAnsi="Arial" w:cs="Arial"/>
                  <w:sz w:val="22"/>
                  <w:szCs w:val="22"/>
                </w:rPr>
                <w:t>Find exact duplicates and move to a separate dataset</w:t>
              </w:r>
            </w:ins>
            <w:r w:rsidRPr="00D136CD">
              <w:rPr>
                <w:rFonts w:ascii="Arial" w:eastAsia="Segoe UI" w:hAnsi="Arial" w:cs="Arial"/>
                <w:sz w:val="22"/>
                <w:szCs w:val="22"/>
              </w:rPr>
              <w:t xml:space="preserve">. Use </w:t>
            </w:r>
            <w:r w:rsidRPr="00D136CD">
              <w:rPr>
                <w:rFonts w:ascii="Arial" w:eastAsia="Segoe UI" w:hAnsi="Arial" w:cs="Arial"/>
                <w:b/>
                <w:bCs/>
                <w:sz w:val="22"/>
                <w:szCs w:val="22"/>
              </w:rPr>
              <w:t>duplicates</w:t>
            </w:r>
          </w:p>
          <w:p w14:paraId="27B78F19" w14:textId="267888B7" w:rsidR="009F573A" w:rsidRPr="00D136CD" w:rsidRDefault="009F573A" w:rsidP="00BD5B83">
            <w:pPr>
              <w:pStyle w:val="ListParagraph"/>
              <w:numPr>
                <w:ilvl w:val="1"/>
                <w:numId w:val="5"/>
              </w:numPr>
              <w:spacing w:line="276" w:lineRule="auto"/>
              <w:rPr>
                <w:rFonts w:ascii="Arial" w:eastAsia="Segoe UI" w:hAnsi="Arial" w:cs="Arial"/>
                <w:sz w:val="22"/>
                <w:szCs w:val="22"/>
              </w:rPr>
            </w:pPr>
            <w:ins w:id="153" w:author="Rebecca Yoo" w:date="2026-02-19T12:24:00Z" w16du:dateUtc="2026-02-19T19:24:00Z">
              <w:r w:rsidRPr="00D136CD">
                <w:rPr>
                  <w:rFonts w:ascii="Arial" w:eastAsia="Segoe UI" w:hAnsi="Arial" w:cs="Arial"/>
                  <w:sz w:val="22"/>
                  <w:szCs w:val="22"/>
                </w:rPr>
                <w:t>For suspect duplicates, create  a new binary variable</w:t>
              </w:r>
            </w:ins>
          </w:p>
          <w:p w14:paraId="579EEE85" w14:textId="42B4FAEB" w:rsidR="009F573A" w:rsidRPr="00D136CD" w:rsidRDefault="009F573A" w:rsidP="00BD5B83">
            <w:pPr>
              <w:pStyle w:val="ListParagraph"/>
              <w:numPr>
                <w:ilvl w:val="1"/>
                <w:numId w:val="5"/>
              </w:numPr>
              <w:spacing w:line="276" w:lineRule="auto"/>
              <w:rPr>
                <w:ins w:id="154" w:author="Rebecca Yoo" w:date="2026-02-16T15:35:00Z" w16du:dateUtc="2026-02-16T22:35:00Z"/>
                <w:rFonts w:ascii="Arial" w:eastAsia="Segoe UI" w:hAnsi="Arial" w:cs="Arial"/>
                <w:sz w:val="22"/>
                <w:szCs w:val="22"/>
                <w:rPrChange w:id="155" w:author="Rebecca Yoo" w:date="2026-02-19T12:36:00Z" w16du:dateUtc="2026-02-19T19:36:00Z">
                  <w:rPr>
                    <w:ins w:id="156" w:author="Rebecca Yoo" w:date="2026-02-16T15:35:00Z" w16du:dateUtc="2026-02-16T22:35:00Z"/>
                    <w:rFonts w:eastAsia="Segoe UI"/>
                  </w:rPr>
                </w:rPrChange>
              </w:rPr>
            </w:pPr>
            <w:r w:rsidRPr="00D136CD">
              <w:rPr>
                <w:rFonts w:ascii="Arial" w:eastAsia="Segoe UI" w:hAnsi="Arial" w:cs="Arial"/>
                <w:sz w:val="22"/>
                <w:szCs w:val="22"/>
              </w:rPr>
              <w:t>Check work. Annotate. Save.</w:t>
            </w:r>
          </w:p>
          <w:p w14:paraId="4C68A39A"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ins w:id="157" w:author="Rebecca Yoo" w:date="2026-02-16T15:35:00Z" w16du:dateUtc="2026-02-16T22:35:00Z">
              <w:r w:rsidRPr="00D136CD">
                <w:rPr>
                  <w:rFonts w:ascii="Arial" w:eastAsia="Segoe UI" w:hAnsi="Arial" w:cs="Arial"/>
                  <w:sz w:val="22"/>
                  <w:szCs w:val="22"/>
                  <w:rPrChange w:id="158" w:author="Rebecca Yoo" w:date="2026-02-19T13:13:00Z" w16du:dateUtc="2026-02-19T20:13:00Z">
                    <w:rPr>
                      <w:rFonts w:ascii="Arial" w:eastAsia="Segoe UI" w:hAnsi="Arial" w:cs="Times New Roman"/>
                      <w:kern w:val="0"/>
                      <w:szCs w:val="20"/>
                      <w:lang w:eastAsia="en-US"/>
                      <w14:ligatures w14:val="none"/>
                    </w:rPr>
                  </w:rPrChange>
                </w:rPr>
                <w:t>Remove irrelevant data: &lt;18 yo</w:t>
              </w:r>
            </w:ins>
          </w:p>
          <w:p w14:paraId="156B5A44" w14:textId="4D55F7FC"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Inspect how many minors there might be using </w:t>
            </w:r>
            <w:r w:rsidRPr="00D136CD">
              <w:rPr>
                <w:rFonts w:ascii="Arial" w:eastAsia="Segoe UI" w:hAnsi="Arial" w:cs="Arial"/>
                <w:b/>
                <w:bCs/>
                <w:sz w:val="22"/>
                <w:szCs w:val="22"/>
              </w:rPr>
              <w:t xml:space="preserve">tab </w:t>
            </w:r>
            <w:r w:rsidRPr="00D136CD">
              <w:rPr>
                <w:rFonts w:ascii="Arial" w:eastAsia="Segoe UI" w:hAnsi="Arial" w:cs="Arial"/>
                <w:sz w:val="22"/>
                <w:szCs w:val="22"/>
              </w:rPr>
              <w:t xml:space="preserve">and </w:t>
            </w:r>
            <w:r w:rsidRPr="00D136CD">
              <w:rPr>
                <w:rFonts w:ascii="Arial" w:eastAsia="Segoe UI" w:hAnsi="Arial" w:cs="Arial"/>
                <w:b/>
                <w:bCs/>
                <w:sz w:val="22"/>
                <w:szCs w:val="22"/>
              </w:rPr>
              <w:t>if</w:t>
            </w:r>
          </w:p>
          <w:p w14:paraId="28949B04" w14:textId="1849EA9B"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a loop with an </w:t>
            </w:r>
            <w:r w:rsidRPr="00D136CD">
              <w:rPr>
                <w:rFonts w:ascii="Arial" w:eastAsia="Segoe UI" w:hAnsi="Arial" w:cs="Arial"/>
                <w:b/>
                <w:bCs/>
                <w:sz w:val="22"/>
                <w:szCs w:val="22"/>
              </w:rPr>
              <w:t>if</w:t>
            </w:r>
            <w:r w:rsidRPr="00D136CD">
              <w:rPr>
                <w:rFonts w:ascii="Arial" w:eastAsia="Segoe UI" w:hAnsi="Arial" w:cs="Arial"/>
                <w:sz w:val="22"/>
                <w:szCs w:val="22"/>
              </w:rPr>
              <w:t xml:space="preserve"> statement for minors to replace all values with missing values except for the unique observation ID and age.</w:t>
            </w:r>
          </w:p>
          <w:p w14:paraId="612C85D3" w14:textId="531102CC" w:rsidR="009F573A" w:rsidRPr="00D136CD" w:rsidRDefault="009F573A" w:rsidP="00BD5B83">
            <w:pPr>
              <w:pStyle w:val="ListParagraph"/>
              <w:numPr>
                <w:ilvl w:val="2"/>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Create two loops: one for numeric variables and one for string variables using </w:t>
            </w:r>
            <w:r w:rsidRPr="00D136CD">
              <w:rPr>
                <w:rFonts w:ascii="Arial" w:eastAsia="Segoe UI" w:hAnsi="Arial" w:cs="Arial"/>
                <w:b/>
                <w:bCs/>
                <w:sz w:val="22"/>
                <w:szCs w:val="22"/>
              </w:rPr>
              <w:t xml:space="preserve">if </w:t>
            </w:r>
            <w:r w:rsidRPr="00D136CD">
              <w:rPr>
                <w:rFonts w:ascii="Arial" w:eastAsia="Segoe UI" w:hAnsi="Arial" w:cs="Arial"/>
                <w:sz w:val="22"/>
                <w:szCs w:val="22"/>
              </w:rPr>
              <w:t>to identify variables with numeric vs string variables</w:t>
            </w:r>
          </w:p>
          <w:p w14:paraId="65B8EA0B" w14:textId="1B51BCC7" w:rsidR="009F573A" w:rsidRPr="00D136CD" w:rsidRDefault="009F573A" w:rsidP="00BD5B83">
            <w:pPr>
              <w:pStyle w:val="ListParagraph"/>
              <w:numPr>
                <w:ilvl w:val="2"/>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For numeric variables: </w:t>
            </w:r>
            <w:r w:rsidRPr="00D136CD">
              <w:rPr>
                <w:rFonts w:ascii="Arial" w:eastAsia="Segoe UI" w:hAnsi="Arial" w:cs="Arial"/>
                <w:b/>
                <w:bCs/>
                <w:sz w:val="22"/>
                <w:szCs w:val="22"/>
              </w:rPr>
              <w:t>replace</w:t>
            </w:r>
            <w:r w:rsidRPr="00D136CD">
              <w:rPr>
                <w:rFonts w:ascii="Arial" w:eastAsia="Segoe UI" w:hAnsi="Arial" w:cs="Arial"/>
                <w:sz w:val="22"/>
                <w:szCs w:val="22"/>
              </w:rPr>
              <w:t xml:space="preserve"> values with “.”</w:t>
            </w:r>
          </w:p>
          <w:p w14:paraId="18D29E75" w14:textId="4D26BAD6" w:rsidR="009F573A" w:rsidRPr="00D136CD" w:rsidRDefault="009F573A" w:rsidP="00BD5B83">
            <w:pPr>
              <w:pStyle w:val="ListParagraph"/>
              <w:numPr>
                <w:ilvl w:val="2"/>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For string variables: </w:t>
            </w:r>
            <w:r w:rsidRPr="00D136CD">
              <w:rPr>
                <w:rFonts w:ascii="Arial" w:eastAsia="Segoe UI" w:hAnsi="Arial" w:cs="Arial"/>
                <w:b/>
                <w:bCs/>
                <w:sz w:val="22"/>
                <w:szCs w:val="22"/>
              </w:rPr>
              <w:t>replace</w:t>
            </w:r>
            <w:r w:rsidRPr="00D136CD">
              <w:rPr>
                <w:rFonts w:ascii="Arial" w:eastAsia="Segoe UI" w:hAnsi="Arial" w:cs="Arial"/>
                <w:sz w:val="22"/>
                <w:szCs w:val="22"/>
              </w:rPr>
              <w:t xml:space="preserve"> values with “”</w:t>
            </w:r>
          </w:p>
          <w:p w14:paraId="033E61F4" w14:textId="2902CE22" w:rsidR="009F573A" w:rsidRPr="00D136CD" w:rsidRDefault="009F573A" w:rsidP="00BD5B83">
            <w:pPr>
              <w:pStyle w:val="ListParagraph"/>
              <w:numPr>
                <w:ilvl w:val="1"/>
                <w:numId w:val="5"/>
              </w:numPr>
              <w:spacing w:line="276" w:lineRule="auto"/>
              <w:rPr>
                <w:ins w:id="159" w:author="Rebecca Yoo" w:date="2026-02-16T15:35:00Z" w16du:dateUtc="2026-02-16T22:35:00Z"/>
                <w:rFonts w:ascii="Arial" w:eastAsia="Segoe UI" w:hAnsi="Arial" w:cs="Arial"/>
                <w:sz w:val="22"/>
                <w:szCs w:val="22"/>
                <w:rPrChange w:id="160" w:author="Rebecca Yoo" w:date="2026-02-19T13:13:00Z" w16du:dateUtc="2026-02-19T20:13:00Z">
                  <w:rPr>
                    <w:ins w:id="161" w:author="Rebecca Yoo" w:date="2026-02-16T15:35:00Z" w16du:dateUtc="2026-02-16T22:35:00Z"/>
                    <w:rFonts w:eastAsia="Segoe UI"/>
                  </w:rPr>
                </w:rPrChange>
              </w:rPr>
            </w:pPr>
            <w:r w:rsidRPr="00D136CD">
              <w:rPr>
                <w:rFonts w:ascii="Arial" w:eastAsia="Segoe UI" w:hAnsi="Arial" w:cs="Arial"/>
                <w:sz w:val="22"/>
                <w:szCs w:val="22"/>
              </w:rPr>
              <w:t>Check work</w:t>
            </w:r>
            <w:r w:rsidRPr="00D136CD">
              <w:rPr>
                <w:rFonts w:ascii="Arial" w:eastAsia="Segoe UI" w:hAnsi="Arial" w:cs="Arial"/>
                <w:sz w:val="22"/>
                <w:szCs w:val="22"/>
              </w:rPr>
              <w:t xml:space="preserve"> using </w:t>
            </w:r>
            <w:r w:rsidRPr="00D136CD">
              <w:rPr>
                <w:rFonts w:ascii="Arial" w:eastAsia="Segoe UI" w:hAnsi="Arial" w:cs="Arial"/>
                <w:b/>
                <w:bCs/>
                <w:sz w:val="22"/>
                <w:szCs w:val="22"/>
              </w:rPr>
              <w:t xml:space="preserve">list </w:t>
            </w:r>
            <w:r w:rsidRPr="00D136CD">
              <w:rPr>
                <w:rFonts w:ascii="Arial" w:eastAsia="Segoe UI" w:hAnsi="Arial" w:cs="Arial"/>
                <w:sz w:val="22"/>
                <w:szCs w:val="22"/>
              </w:rPr>
              <w:t xml:space="preserve">with </w:t>
            </w:r>
            <w:r w:rsidRPr="00D136CD">
              <w:rPr>
                <w:rFonts w:ascii="Arial" w:eastAsia="Segoe UI" w:hAnsi="Arial" w:cs="Arial"/>
                <w:b/>
                <w:bCs/>
                <w:sz w:val="22"/>
                <w:szCs w:val="22"/>
              </w:rPr>
              <w:t xml:space="preserve">if </w:t>
            </w:r>
            <w:r w:rsidRPr="00D136CD">
              <w:rPr>
                <w:rFonts w:ascii="Arial" w:eastAsia="Segoe UI" w:hAnsi="Arial" w:cs="Arial"/>
                <w:sz w:val="22"/>
                <w:szCs w:val="22"/>
              </w:rPr>
              <w:t>statement for minors</w:t>
            </w:r>
            <w:r w:rsidRPr="00D136CD">
              <w:rPr>
                <w:rFonts w:ascii="Arial" w:eastAsia="Segoe UI" w:hAnsi="Arial" w:cs="Arial"/>
                <w:sz w:val="22"/>
                <w:szCs w:val="22"/>
              </w:rPr>
              <w:t>. Annotate. Save.</w:t>
            </w:r>
          </w:p>
          <w:p w14:paraId="3A35B1E7"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Convert variables in mm to cm</w:t>
            </w:r>
          </w:p>
          <w:p w14:paraId="24596D31" w14:textId="2696FB63"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Inspect variables that are in mm using </w:t>
            </w:r>
            <w:r w:rsidRPr="00D136CD">
              <w:rPr>
                <w:rFonts w:ascii="Arial" w:eastAsia="Segoe UI" w:hAnsi="Arial" w:cs="Arial"/>
                <w:b/>
                <w:bCs/>
                <w:sz w:val="22"/>
                <w:szCs w:val="22"/>
              </w:rPr>
              <w:t>summ</w:t>
            </w:r>
          </w:p>
          <w:p w14:paraId="26D3774E" w14:textId="77777777"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Create a loop that creates new variables ending in _cm that converts mm to cm</w:t>
            </w:r>
          </w:p>
          <w:p w14:paraId="6111AAAF" w14:textId="4C4715CF" w:rsidR="009F573A" w:rsidRPr="00D136CD" w:rsidRDefault="009F573A" w:rsidP="00BD5B83">
            <w:pPr>
              <w:pStyle w:val="ListParagraph"/>
              <w:numPr>
                <w:ilvl w:val="1"/>
                <w:numId w:val="5"/>
              </w:numPr>
              <w:spacing w:line="276" w:lineRule="auto"/>
              <w:rPr>
                <w:ins w:id="162" w:author="Rebecca Yoo" w:date="2026-02-16T15:34:00Z" w16du:dateUtc="2026-02-16T22:34:00Z"/>
                <w:rFonts w:ascii="Arial" w:eastAsia="Segoe UI" w:hAnsi="Arial" w:cs="Arial"/>
                <w:sz w:val="22"/>
                <w:szCs w:val="22"/>
                <w:rPrChange w:id="163" w:author="Rebecca Yoo" w:date="2026-02-16T15:38:00Z" w16du:dateUtc="2026-02-16T22:38:00Z">
                  <w:rPr>
                    <w:ins w:id="164" w:author="Rebecca Yoo" w:date="2026-02-16T15:34:00Z" w16du:dateUtc="2026-02-16T22:34:00Z"/>
                    <w:rFonts w:eastAsia="Segoe UI"/>
                  </w:rPr>
                </w:rPrChange>
              </w:rPr>
            </w:pPr>
            <w:r w:rsidRPr="00D136CD">
              <w:rPr>
                <w:rFonts w:ascii="Arial" w:eastAsia="Segoe UI" w:hAnsi="Arial" w:cs="Arial"/>
                <w:sz w:val="22"/>
                <w:szCs w:val="22"/>
              </w:rPr>
              <w:t xml:space="preserve">Check work using </w:t>
            </w:r>
            <w:r w:rsidRPr="00D136CD">
              <w:rPr>
                <w:rFonts w:ascii="Arial" w:eastAsia="Segoe UI" w:hAnsi="Arial" w:cs="Arial"/>
                <w:b/>
                <w:bCs/>
                <w:sz w:val="22"/>
                <w:szCs w:val="22"/>
              </w:rPr>
              <w:t>summ</w:t>
            </w:r>
            <w:r w:rsidRPr="00D136CD">
              <w:rPr>
                <w:rFonts w:ascii="Arial" w:eastAsia="Segoe UI" w:hAnsi="Arial" w:cs="Arial"/>
                <w:sz w:val="22"/>
                <w:szCs w:val="22"/>
              </w:rPr>
              <w:t>. Annotate. Save.</w:t>
            </w:r>
          </w:p>
        </w:tc>
      </w:tr>
      <w:tr w:rsidR="009F573A" w:rsidRPr="00D136CD" w14:paraId="1D826A4A" w14:textId="77777777" w:rsidTr="002B79CF">
        <w:trPr>
          <w:ins w:id="165" w:author="Rebecca Yoo" w:date="2026-02-16T15:36:00Z"/>
        </w:trPr>
        <w:tc>
          <w:tcPr>
            <w:tcW w:w="1716" w:type="dxa"/>
          </w:tcPr>
          <w:p w14:paraId="33AAD0DD" w14:textId="3AC616CB" w:rsidR="009F573A" w:rsidRPr="00D136CD" w:rsidRDefault="009F573A" w:rsidP="00BD5B83">
            <w:pPr>
              <w:spacing w:line="276" w:lineRule="auto"/>
              <w:rPr>
                <w:ins w:id="166" w:author="Rebecca Yoo" w:date="2026-02-16T15:36:00Z" w16du:dateUtc="2026-02-16T22:36:00Z"/>
                <w:rFonts w:eastAsia="Segoe UI" w:cs="Arial"/>
                <w:sz w:val="22"/>
                <w:szCs w:val="22"/>
                <w:lang w:eastAsia="ko-KR"/>
                <w:rPrChange w:id="167" w:author="Rebecca Yoo" w:date="2026-02-16T15:38:00Z" w16du:dateUtc="2026-02-16T22:38:00Z">
                  <w:rPr>
                    <w:ins w:id="168" w:author="Rebecca Yoo" w:date="2026-02-16T15:36:00Z" w16du:dateUtc="2026-02-16T22:36:00Z"/>
                    <w:rFonts w:eastAsia="Segoe UI"/>
                    <w:lang w:eastAsia="ko-KR"/>
                  </w:rPr>
                </w:rPrChange>
              </w:rPr>
            </w:pPr>
            <w:ins w:id="169" w:author="Rebecca Yoo" w:date="2026-02-16T15:36:00Z" w16du:dateUtc="2026-02-16T22:36:00Z">
              <w:r w:rsidRPr="00D136CD">
                <w:rPr>
                  <w:rFonts w:eastAsia="Segoe UI" w:cs="Arial"/>
                  <w:sz w:val="22"/>
                  <w:szCs w:val="22"/>
                  <w:lang w:eastAsia="ko-KR"/>
                  <w:rPrChange w:id="170" w:author="Rebecca Yoo" w:date="2026-02-16T15:38:00Z" w16du:dateUtc="2026-02-16T22:38:00Z">
                    <w:rPr>
                      <w:rFonts w:eastAsia="Segoe UI"/>
                      <w:lang w:eastAsia="ko-KR"/>
                    </w:rPr>
                  </w:rPrChange>
                </w:rPr>
                <w:t>Label</w:t>
              </w:r>
            </w:ins>
          </w:p>
        </w:tc>
        <w:tc>
          <w:tcPr>
            <w:tcW w:w="11068" w:type="dxa"/>
          </w:tcPr>
          <w:p w14:paraId="46844CEF" w14:textId="3615DCE6" w:rsidR="009F573A" w:rsidRPr="00D136CD" w:rsidRDefault="009F573A"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Label all variables and values of categorical variables. </w:t>
            </w:r>
            <w:r w:rsidRPr="00D136CD">
              <w:rPr>
                <w:rFonts w:ascii="Arial" w:eastAsia="Segoe UI" w:hAnsi="Arial" w:cs="Arial"/>
                <w:sz w:val="22"/>
                <w:szCs w:val="22"/>
              </w:rPr>
              <w:t xml:space="preserve">Use </w:t>
            </w:r>
            <w:r w:rsidRPr="00D136CD">
              <w:rPr>
                <w:rFonts w:ascii="Arial" w:eastAsia="Segoe UI" w:hAnsi="Arial" w:cs="Arial"/>
                <w:b/>
                <w:bCs/>
                <w:sz w:val="22"/>
                <w:szCs w:val="22"/>
              </w:rPr>
              <w:t>label</w:t>
            </w:r>
          </w:p>
          <w:p w14:paraId="411C13E2" w14:textId="07C89462"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Use PDF documents to find appropriate labels. Label those variables.</w:t>
            </w:r>
          </w:p>
          <w:p w14:paraId="39E1927B" w14:textId="711CD7BF"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Create labels for all other variables.</w:t>
            </w:r>
          </w:p>
          <w:p w14:paraId="71A96F38" w14:textId="3DC4AC43" w:rsidR="009F573A" w:rsidRPr="00D136CD" w:rsidRDefault="009F573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Label categorical variables.</w:t>
            </w:r>
          </w:p>
          <w:p w14:paraId="3B1B70D2" w14:textId="4A99CA8C" w:rsidR="009F573A" w:rsidRPr="00D136CD" w:rsidRDefault="009F573A" w:rsidP="00BD5B83">
            <w:pPr>
              <w:pStyle w:val="ListParagraph"/>
              <w:numPr>
                <w:ilvl w:val="0"/>
                <w:numId w:val="5"/>
              </w:numPr>
              <w:spacing w:line="276" w:lineRule="auto"/>
              <w:rPr>
                <w:ins w:id="171" w:author="Rebecca Yoo" w:date="2026-02-16T15:36:00Z" w16du:dateUtc="2026-02-16T22:36:00Z"/>
                <w:rFonts w:ascii="Arial" w:eastAsia="Segoe UI" w:hAnsi="Arial" w:cs="Arial"/>
                <w:sz w:val="22"/>
                <w:szCs w:val="22"/>
                <w:rPrChange w:id="172" w:author="Rebecca Yoo" w:date="2026-02-16T15:38:00Z" w16du:dateUtc="2026-02-16T22:38:00Z">
                  <w:rPr>
                    <w:ins w:id="173" w:author="Rebecca Yoo" w:date="2026-02-16T15:36:00Z" w16du:dateUtc="2026-02-16T22:36:00Z"/>
                    <w:rFonts w:eastAsia="Segoe UI"/>
                    <w:lang w:eastAsia="ko-KR"/>
                  </w:rPr>
                </w:rPrChange>
              </w:rPr>
              <w:pPrChange w:id="174" w:author="Rebecca Yoo" w:date="2026-02-16T15:38:00Z" w16du:dateUtc="2026-02-16T22:38:00Z">
                <w:pPr/>
              </w:pPrChange>
            </w:pPr>
            <w:ins w:id="175" w:author="Rebecca Yoo" w:date="2026-02-16T15:36:00Z" w16du:dateUtc="2026-02-16T22:36:00Z">
              <w:r w:rsidRPr="00D136CD">
                <w:rPr>
                  <w:rFonts w:ascii="Arial" w:eastAsia="Segoe UI" w:hAnsi="Arial" w:cs="Arial"/>
                  <w:sz w:val="22"/>
                  <w:szCs w:val="22"/>
                  <w:rPrChange w:id="176" w:author="Rebecca Yoo" w:date="2026-02-16T15:38:00Z" w16du:dateUtc="2026-02-16T22:38:00Z">
                    <w:rPr>
                      <w:rFonts w:eastAsia="Segoe UI"/>
                    </w:rPr>
                  </w:rPrChange>
                </w:rPr>
                <w:t>Check work</w:t>
              </w:r>
            </w:ins>
            <w:r w:rsidRPr="00D136CD">
              <w:rPr>
                <w:rFonts w:ascii="Arial" w:eastAsia="Segoe UI" w:hAnsi="Arial" w:cs="Arial"/>
                <w:sz w:val="22"/>
                <w:szCs w:val="22"/>
              </w:rPr>
              <w:t xml:space="preserve"> using variables panel</w:t>
            </w:r>
            <w:ins w:id="177" w:author="Rebecca Yoo" w:date="2026-02-16T15:36:00Z" w16du:dateUtc="2026-02-16T22:36:00Z">
              <w:r w:rsidRPr="00D136CD">
                <w:rPr>
                  <w:rFonts w:ascii="Arial" w:eastAsia="Segoe UI" w:hAnsi="Arial" w:cs="Arial"/>
                  <w:sz w:val="22"/>
                  <w:szCs w:val="22"/>
                  <w:rPrChange w:id="178" w:author="Rebecca Yoo" w:date="2026-02-16T15:38:00Z" w16du:dateUtc="2026-02-16T22:38:00Z">
                    <w:rPr>
                      <w:rFonts w:eastAsia="Segoe UI"/>
                    </w:rPr>
                  </w:rPrChange>
                </w:rPr>
                <w:t>. Annotate. Save.</w:t>
              </w:r>
            </w:ins>
          </w:p>
        </w:tc>
      </w:tr>
      <w:tr w:rsidR="009F573A" w:rsidRPr="00D136CD" w14:paraId="774D1818" w14:textId="77777777" w:rsidTr="002B79CF">
        <w:trPr>
          <w:ins w:id="179" w:author="Rebecca Yoo" w:date="2026-02-16T15:36:00Z"/>
        </w:trPr>
        <w:tc>
          <w:tcPr>
            <w:tcW w:w="1716" w:type="dxa"/>
          </w:tcPr>
          <w:p w14:paraId="2B016B80" w14:textId="3DA172E1" w:rsidR="009F573A" w:rsidRPr="00D136CD" w:rsidRDefault="009F573A" w:rsidP="00BD5B83">
            <w:pPr>
              <w:spacing w:line="276" w:lineRule="auto"/>
              <w:rPr>
                <w:ins w:id="180" w:author="Rebecca Yoo" w:date="2026-02-16T15:36:00Z" w16du:dateUtc="2026-02-16T22:36:00Z"/>
                <w:rFonts w:eastAsia="Segoe UI" w:cs="Arial"/>
                <w:sz w:val="22"/>
                <w:szCs w:val="22"/>
                <w:lang w:eastAsia="ko-KR"/>
                <w:rPrChange w:id="181" w:author="Rebecca Yoo" w:date="2026-02-16T15:38:00Z" w16du:dateUtc="2026-02-16T22:38:00Z">
                  <w:rPr>
                    <w:ins w:id="182" w:author="Rebecca Yoo" w:date="2026-02-16T15:36:00Z" w16du:dateUtc="2026-02-16T22:36:00Z"/>
                    <w:rFonts w:eastAsia="Segoe UI"/>
                    <w:lang w:eastAsia="ko-KR"/>
                  </w:rPr>
                </w:rPrChange>
              </w:rPr>
            </w:pPr>
            <w:ins w:id="183" w:author="Rebecca Yoo" w:date="2026-02-16T15:36:00Z" w16du:dateUtc="2026-02-16T22:36:00Z">
              <w:r w:rsidRPr="00D136CD">
                <w:rPr>
                  <w:rFonts w:eastAsia="Segoe UI" w:cs="Arial"/>
                  <w:sz w:val="22"/>
                  <w:szCs w:val="22"/>
                  <w:lang w:eastAsia="ko-KR"/>
                  <w:rPrChange w:id="184" w:author="Rebecca Yoo" w:date="2026-02-16T15:38:00Z" w16du:dateUtc="2026-02-16T22:38:00Z">
                    <w:rPr>
                      <w:rFonts w:eastAsia="Segoe UI"/>
                      <w:lang w:eastAsia="ko-KR"/>
                    </w:rPr>
                  </w:rPrChange>
                </w:rPr>
                <w:t>Create new variables</w:t>
              </w:r>
            </w:ins>
          </w:p>
        </w:tc>
        <w:tc>
          <w:tcPr>
            <w:tcW w:w="11068" w:type="dxa"/>
          </w:tcPr>
          <w:p w14:paraId="271212E3" w14:textId="7D54EA7C" w:rsidR="009F573A" w:rsidRPr="00D136CD" w:rsidRDefault="009F573A" w:rsidP="00BD5B83">
            <w:pPr>
              <w:pStyle w:val="ListParagraph"/>
              <w:numPr>
                <w:ilvl w:val="0"/>
                <w:numId w:val="5"/>
              </w:numPr>
              <w:tabs>
                <w:tab w:val="left" w:pos="2140"/>
              </w:tabs>
              <w:spacing w:line="276" w:lineRule="auto"/>
              <w:rPr>
                <w:ins w:id="185" w:author="Rebecca Yoo" w:date="2026-02-16T15:37:00Z" w16du:dateUtc="2026-02-16T22:37:00Z"/>
                <w:rFonts w:ascii="Arial" w:eastAsia="Segoe UI" w:hAnsi="Arial" w:cs="Arial"/>
                <w:sz w:val="22"/>
                <w:szCs w:val="22"/>
                <w:rPrChange w:id="186" w:author="Rebecca Yoo" w:date="2026-02-19T13:50:00Z" w16du:dateUtc="2026-02-19T20:50:00Z">
                  <w:rPr>
                    <w:ins w:id="187" w:author="Rebecca Yoo" w:date="2026-02-16T15:37:00Z" w16du:dateUtc="2026-02-16T22:37:00Z"/>
                    <w:rFonts w:eastAsia="Segoe UI"/>
                    <w:lang w:eastAsia="ko-KR"/>
                  </w:rPr>
                </w:rPrChange>
              </w:rPr>
              <w:pPrChange w:id="188" w:author="Rebecca Yoo" w:date="2026-02-16T15:38:00Z" w16du:dateUtc="2026-02-16T22:38:00Z">
                <w:pPr>
                  <w:tabs>
                    <w:tab w:val="left" w:pos="2140"/>
                  </w:tabs>
                </w:pPr>
              </w:pPrChange>
            </w:pPr>
            <w:ins w:id="189" w:author="Rebecca Yoo" w:date="2026-02-16T15:37:00Z" w16du:dateUtc="2026-02-16T22:37:00Z">
              <w:r w:rsidRPr="00D136CD">
                <w:rPr>
                  <w:rFonts w:ascii="Arial" w:eastAsia="Segoe UI" w:hAnsi="Arial" w:cs="Arial"/>
                  <w:sz w:val="22"/>
                  <w:szCs w:val="22"/>
                  <w:rPrChange w:id="190" w:author="Rebecca Yoo" w:date="2026-02-19T13:50:00Z" w16du:dateUtc="2026-02-19T20:50:00Z">
                    <w:rPr>
                      <w:rFonts w:eastAsia="Segoe UI"/>
                    </w:rPr>
                  </w:rPrChange>
                </w:rPr>
                <w:t>Observation ID</w:t>
              </w:r>
            </w:ins>
            <w:r w:rsidRPr="00D136CD">
              <w:rPr>
                <w:rFonts w:ascii="Arial" w:eastAsia="Segoe UI" w:hAnsi="Arial" w:cs="Arial"/>
                <w:sz w:val="22"/>
                <w:szCs w:val="22"/>
              </w:rPr>
              <w:t>: This was moved to the cleaning step.</w:t>
            </w:r>
          </w:p>
          <w:p w14:paraId="7B6B43F6" w14:textId="3FFC062E" w:rsidR="009F573A" w:rsidRPr="00D136CD" w:rsidRDefault="009F573A" w:rsidP="00BD5B83">
            <w:pPr>
              <w:pStyle w:val="ListParagraph"/>
              <w:numPr>
                <w:ilvl w:val="0"/>
                <w:numId w:val="5"/>
              </w:numPr>
              <w:tabs>
                <w:tab w:val="left" w:pos="2140"/>
              </w:tabs>
              <w:spacing w:line="276" w:lineRule="auto"/>
              <w:rPr>
                <w:rFonts w:ascii="Arial" w:eastAsia="Segoe UI" w:hAnsi="Arial" w:cs="Arial"/>
                <w:sz w:val="22"/>
                <w:szCs w:val="22"/>
              </w:rPr>
            </w:pPr>
            <w:ins w:id="191" w:author="Rebecca Yoo" w:date="2026-02-16T15:37:00Z" w16du:dateUtc="2026-02-16T22:37:00Z">
              <w:r w:rsidRPr="00D136CD">
                <w:rPr>
                  <w:rFonts w:ascii="Arial" w:eastAsia="Segoe UI" w:hAnsi="Arial" w:cs="Arial"/>
                  <w:sz w:val="22"/>
                  <w:szCs w:val="22"/>
                  <w:rPrChange w:id="192" w:author="Rebecca Yoo" w:date="2026-02-19T14:01:00Z" w16du:dateUtc="2026-02-19T21:01:00Z">
                    <w:rPr>
                      <w:rFonts w:ascii="Arial" w:eastAsia="Segoe UI" w:hAnsi="Arial" w:cs="Times New Roman"/>
                      <w:kern w:val="0"/>
                      <w:szCs w:val="20"/>
                      <w:lang w:eastAsia="en-US"/>
                      <w14:ligatures w14:val="none"/>
                    </w:rPr>
                  </w:rPrChange>
                </w:rPr>
                <w:t xml:space="preserve">Continuous BMI </w:t>
              </w:r>
            </w:ins>
            <w:r w:rsidRPr="00D136CD">
              <w:rPr>
                <w:rFonts w:ascii="Arial" w:eastAsia="Segoe UI" w:hAnsi="Arial" w:cs="Arial"/>
                <w:sz w:val="22"/>
                <w:szCs w:val="22"/>
              </w:rPr>
              <w:t>and</w:t>
            </w:r>
            <w:ins w:id="193" w:author="Rebecca Yoo" w:date="2026-02-16T15:37:00Z" w16du:dateUtc="2026-02-16T22:37:00Z">
              <w:r w:rsidRPr="00D136CD">
                <w:rPr>
                  <w:rFonts w:ascii="Arial" w:eastAsia="Segoe UI" w:hAnsi="Arial" w:cs="Arial"/>
                  <w:sz w:val="22"/>
                  <w:szCs w:val="22"/>
                  <w:rPrChange w:id="194" w:author="Rebecca Yoo" w:date="2026-02-19T14:01:00Z" w16du:dateUtc="2026-02-19T21:01:00Z">
                    <w:rPr>
                      <w:rFonts w:ascii="Arial" w:eastAsia="Segoe UI" w:hAnsi="Arial" w:cs="Times New Roman"/>
                      <w:kern w:val="0"/>
                      <w:szCs w:val="20"/>
                      <w:lang w:eastAsia="en-US"/>
                      <w14:ligatures w14:val="none"/>
                    </w:rPr>
                  </w:rPrChange>
                </w:rPr>
                <w:t xml:space="preserve"> BMI_cat</w:t>
              </w:r>
            </w:ins>
          </w:p>
          <w:p w14:paraId="287643D7" w14:textId="5CDA5CD7"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 xml:space="preserve">Find </w:t>
            </w:r>
            <w:commentRangeStart w:id="195"/>
            <w:commentRangeStart w:id="196"/>
            <w:r w:rsidRPr="00D136CD">
              <w:rPr>
                <w:rFonts w:ascii="Arial" w:eastAsia="Segoe UI" w:hAnsi="Arial" w:cs="Arial"/>
                <w:sz w:val="22"/>
                <w:szCs w:val="22"/>
              </w:rPr>
              <w:t xml:space="preserve">equation </w:t>
            </w:r>
            <w:commentRangeEnd w:id="195"/>
            <w:r w:rsidR="00C61F32" w:rsidRPr="00D136CD">
              <w:rPr>
                <w:rStyle w:val="CommentReference"/>
                <w:rFonts w:ascii="Arial" w:eastAsia="Segoe UI" w:hAnsi="Arial" w:cs="Arial"/>
                <w:sz w:val="22"/>
                <w:szCs w:val="22"/>
              </w:rPr>
              <w:commentReference w:id="195"/>
            </w:r>
            <w:commentRangeEnd w:id="196"/>
            <w:r w:rsidR="00D954B5" w:rsidRPr="00D136CD">
              <w:rPr>
                <w:rStyle w:val="CommentReference"/>
                <w:rFonts w:ascii="Arial" w:eastAsia="Segoe UI" w:hAnsi="Arial" w:cs="Arial"/>
                <w:sz w:val="22"/>
                <w:szCs w:val="22"/>
              </w:rPr>
              <w:commentReference w:id="196"/>
            </w:r>
            <w:r w:rsidRPr="00D136CD">
              <w:rPr>
                <w:rFonts w:ascii="Arial" w:eastAsia="Segoe UI" w:hAnsi="Arial" w:cs="Arial"/>
                <w:sz w:val="22"/>
                <w:szCs w:val="22"/>
              </w:rPr>
              <w:t>for calculating BMI</w:t>
            </w:r>
          </w:p>
          <w:p w14:paraId="1FEBFBCE" w14:textId="4EEAC076"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b/>
                <w:bCs/>
                <w:sz w:val="22"/>
                <w:szCs w:val="22"/>
              </w:rPr>
              <w:t xml:space="preserve">Gen </w:t>
            </w:r>
            <w:r w:rsidRPr="00D136CD">
              <w:rPr>
                <w:rFonts w:ascii="Arial" w:eastAsia="Segoe UI" w:hAnsi="Arial" w:cs="Arial"/>
                <w:sz w:val="22"/>
                <w:szCs w:val="22"/>
              </w:rPr>
              <w:t>bmi variable and calculate using weight and height. Ensure the units are converted appropriately.</w:t>
            </w:r>
          </w:p>
          <w:p w14:paraId="76575064" w14:textId="31D2737C"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lastRenderedPageBreak/>
              <w:t xml:space="preserve">Find </w:t>
            </w:r>
            <w:commentRangeStart w:id="197"/>
            <w:commentRangeStart w:id="198"/>
            <w:r w:rsidRPr="00D136CD">
              <w:rPr>
                <w:rFonts w:ascii="Arial" w:eastAsia="Segoe UI" w:hAnsi="Arial" w:cs="Arial"/>
                <w:sz w:val="22"/>
                <w:szCs w:val="22"/>
              </w:rPr>
              <w:t>BMI categories</w:t>
            </w:r>
            <w:commentRangeEnd w:id="197"/>
            <w:r w:rsidR="00C61F32" w:rsidRPr="00D136CD">
              <w:rPr>
                <w:rStyle w:val="CommentReference"/>
                <w:rFonts w:ascii="Arial" w:eastAsia="Segoe UI" w:hAnsi="Arial" w:cs="Arial"/>
                <w:sz w:val="22"/>
                <w:szCs w:val="22"/>
              </w:rPr>
              <w:commentReference w:id="197"/>
            </w:r>
            <w:commentRangeEnd w:id="198"/>
            <w:r w:rsidR="00794272" w:rsidRPr="00D136CD">
              <w:rPr>
                <w:rStyle w:val="CommentReference"/>
                <w:rFonts w:ascii="Arial" w:eastAsia="Segoe UI" w:hAnsi="Arial" w:cs="Arial"/>
                <w:sz w:val="22"/>
                <w:szCs w:val="22"/>
              </w:rPr>
              <w:commentReference w:id="198"/>
            </w:r>
            <w:r w:rsidRPr="00D136CD">
              <w:rPr>
                <w:rFonts w:ascii="Arial" w:eastAsia="Segoe UI" w:hAnsi="Arial" w:cs="Arial"/>
                <w:sz w:val="22"/>
                <w:szCs w:val="22"/>
              </w:rPr>
              <w:t xml:space="preserve"> online</w:t>
            </w:r>
          </w:p>
          <w:p w14:paraId="2DDE9847" w14:textId="111D2D5D"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b/>
                <w:bCs/>
                <w:sz w:val="22"/>
                <w:szCs w:val="22"/>
              </w:rPr>
              <w:t xml:space="preserve">Gen </w:t>
            </w:r>
            <w:r w:rsidRPr="00D136CD">
              <w:rPr>
                <w:rFonts w:ascii="Arial" w:eastAsia="Segoe UI" w:hAnsi="Arial" w:cs="Arial"/>
                <w:sz w:val="22"/>
                <w:szCs w:val="22"/>
              </w:rPr>
              <w:t xml:space="preserve">bmi category variable using </w:t>
            </w:r>
            <w:r w:rsidRPr="00D136CD">
              <w:rPr>
                <w:rFonts w:ascii="Arial" w:eastAsia="Segoe UI" w:hAnsi="Arial" w:cs="Arial"/>
                <w:b/>
                <w:bCs/>
                <w:sz w:val="22"/>
                <w:szCs w:val="22"/>
              </w:rPr>
              <w:t xml:space="preserve">if </w:t>
            </w:r>
            <w:r w:rsidRPr="00D136CD">
              <w:rPr>
                <w:rFonts w:ascii="Arial" w:eastAsia="Segoe UI" w:hAnsi="Arial" w:cs="Arial"/>
                <w:sz w:val="22"/>
                <w:szCs w:val="22"/>
              </w:rPr>
              <w:t>statements</w:t>
            </w:r>
          </w:p>
          <w:p w14:paraId="53EDAF02" w14:textId="6AAC4310" w:rsidR="009F573A" w:rsidRPr="00D136CD" w:rsidRDefault="009F573A" w:rsidP="00BD5B83">
            <w:pPr>
              <w:pStyle w:val="ListParagraph"/>
              <w:numPr>
                <w:ilvl w:val="1"/>
                <w:numId w:val="5"/>
              </w:numPr>
              <w:tabs>
                <w:tab w:val="left" w:pos="2140"/>
              </w:tabs>
              <w:spacing w:line="276" w:lineRule="auto"/>
              <w:rPr>
                <w:ins w:id="199" w:author="Rebecca Yoo" w:date="2026-02-16T15:37:00Z" w16du:dateUtc="2026-02-16T22:37:00Z"/>
                <w:rFonts w:ascii="Arial" w:eastAsia="Segoe UI" w:hAnsi="Arial" w:cs="Arial"/>
                <w:sz w:val="22"/>
                <w:szCs w:val="22"/>
                <w:rPrChange w:id="200" w:author="Rebecca Yoo" w:date="2026-02-19T14:01:00Z" w16du:dateUtc="2026-02-19T21:01:00Z">
                  <w:rPr>
                    <w:ins w:id="201" w:author="Rebecca Yoo" w:date="2026-02-16T15:37:00Z" w16du:dateUtc="2026-02-16T22:37:00Z"/>
                    <w:rFonts w:eastAsia="Segoe UI"/>
                  </w:rPr>
                </w:rPrChange>
              </w:rPr>
            </w:pPr>
            <w:ins w:id="202" w:author="Rebecca Yoo" w:date="2026-02-16T15:37:00Z" w16du:dateUtc="2026-02-16T22:37:00Z">
              <w:r w:rsidRPr="00D136CD">
                <w:rPr>
                  <w:rFonts w:ascii="Arial" w:eastAsia="Segoe UI" w:hAnsi="Arial" w:cs="Arial"/>
                  <w:sz w:val="22"/>
                  <w:szCs w:val="22"/>
                  <w:rPrChange w:id="203" w:author="Rebecca Yoo" w:date="2026-02-16T15:38:00Z" w16du:dateUtc="2026-02-16T22:38:00Z">
                    <w:rPr>
                      <w:rFonts w:ascii="Arial" w:eastAsia="Segoe UI" w:hAnsi="Arial" w:cs="Times New Roman"/>
                      <w:kern w:val="0"/>
                      <w:szCs w:val="20"/>
                      <w:lang w:eastAsia="en-US"/>
                      <w14:ligatures w14:val="none"/>
                    </w:rPr>
                  </w:rPrChange>
                </w:rPr>
                <w:t>Check work</w:t>
              </w:r>
            </w:ins>
            <w:r w:rsidRPr="00D136CD">
              <w:rPr>
                <w:rFonts w:ascii="Arial" w:eastAsia="Segoe UI" w:hAnsi="Arial" w:cs="Arial"/>
                <w:sz w:val="22"/>
                <w:szCs w:val="22"/>
              </w:rPr>
              <w:t xml:space="preserve"> using </w:t>
            </w:r>
            <w:r w:rsidRPr="00D136CD">
              <w:rPr>
                <w:rFonts w:ascii="Arial" w:eastAsia="Segoe UI" w:hAnsi="Arial" w:cs="Arial"/>
                <w:b/>
                <w:bCs/>
                <w:sz w:val="22"/>
                <w:szCs w:val="22"/>
              </w:rPr>
              <w:t>tabstat</w:t>
            </w:r>
            <w:ins w:id="204" w:author="Rebecca Yoo" w:date="2026-02-16T15:37:00Z" w16du:dateUtc="2026-02-16T22:37:00Z">
              <w:r w:rsidRPr="00D136CD">
                <w:rPr>
                  <w:rFonts w:ascii="Arial" w:eastAsia="Segoe UI" w:hAnsi="Arial" w:cs="Arial"/>
                  <w:sz w:val="22"/>
                  <w:szCs w:val="22"/>
                  <w:rPrChange w:id="205" w:author="Rebecca Yoo" w:date="2026-02-16T15:38:00Z" w16du:dateUtc="2026-02-16T22:38:00Z">
                    <w:rPr>
                      <w:rFonts w:ascii="Arial" w:eastAsia="Segoe UI" w:hAnsi="Arial" w:cs="Times New Roman"/>
                      <w:kern w:val="0"/>
                      <w:szCs w:val="20"/>
                      <w:lang w:eastAsia="en-US"/>
                      <w14:ligatures w14:val="none"/>
                    </w:rPr>
                  </w:rPrChange>
                </w:rPr>
                <w:t>. Annotate. Save.</w:t>
              </w:r>
            </w:ins>
          </w:p>
          <w:p w14:paraId="5D1B28BB" w14:textId="77777777" w:rsidR="009F573A" w:rsidRPr="00D136CD" w:rsidRDefault="009F573A" w:rsidP="00BD5B83">
            <w:pPr>
              <w:pStyle w:val="ListParagraph"/>
              <w:numPr>
                <w:ilvl w:val="0"/>
                <w:numId w:val="5"/>
              </w:numPr>
              <w:tabs>
                <w:tab w:val="left" w:pos="2140"/>
              </w:tabs>
              <w:spacing w:line="276" w:lineRule="auto"/>
              <w:rPr>
                <w:rFonts w:ascii="Arial" w:eastAsia="Segoe UI" w:hAnsi="Arial" w:cs="Arial"/>
                <w:sz w:val="22"/>
                <w:szCs w:val="22"/>
              </w:rPr>
            </w:pPr>
            <w:ins w:id="206" w:author="Rebecca Yoo" w:date="2026-02-16T15:37:00Z" w16du:dateUtc="2026-02-16T22:37:00Z">
              <w:r w:rsidRPr="00D136CD">
                <w:rPr>
                  <w:rFonts w:ascii="Arial" w:eastAsia="Segoe UI" w:hAnsi="Arial" w:cs="Arial"/>
                  <w:sz w:val="22"/>
                  <w:szCs w:val="22"/>
                  <w:rPrChange w:id="207" w:author="Rebecca Yoo" w:date="2026-02-16T15:38:00Z" w16du:dateUtc="2026-02-16T22:38:00Z">
                    <w:rPr>
                      <w:rFonts w:ascii="Arial" w:eastAsia="Segoe UI" w:hAnsi="Arial" w:cs="Times New Roman"/>
                      <w:kern w:val="0"/>
                      <w:szCs w:val="20"/>
                      <w:lang w:eastAsia="en-US"/>
                      <w14:ligatures w14:val="none"/>
                    </w:rPr>
                  </w:rPrChange>
                </w:rPr>
                <w:t>Season</w:t>
              </w:r>
            </w:ins>
          </w:p>
          <w:p w14:paraId="65B6E308" w14:textId="43306F4A"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Find a source that defines seasons by months.</w:t>
            </w:r>
          </w:p>
          <w:p w14:paraId="25FA455A" w14:textId="37B026F4"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b/>
                <w:bCs/>
                <w:sz w:val="22"/>
                <w:szCs w:val="22"/>
              </w:rPr>
              <w:t xml:space="preserve">Gen </w:t>
            </w:r>
            <w:r w:rsidRPr="00D136CD">
              <w:rPr>
                <w:rFonts w:ascii="Arial" w:eastAsia="Segoe UI" w:hAnsi="Arial" w:cs="Arial"/>
                <w:sz w:val="22"/>
                <w:szCs w:val="22"/>
              </w:rPr>
              <w:t xml:space="preserve">a season variable and use </w:t>
            </w:r>
            <w:r w:rsidRPr="00D136CD">
              <w:rPr>
                <w:rFonts w:ascii="Arial" w:eastAsia="Segoe UI" w:hAnsi="Arial" w:cs="Arial"/>
                <w:b/>
                <w:bCs/>
                <w:sz w:val="22"/>
                <w:szCs w:val="22"/>
              </w:rPr>
              <w:t xml:space="preserve">replace </w:t>
            </w:r>
            <w:r w:rsidRPr="00D136CD">
              <w:rPr>
                <w:rFonts w:ascii="Arial" w:eastAsia="Segoe UI" w:hAnsi="Arial" w:cs="Arial"/>
                <w:sz w:val="22"/>
                <w:szCs w:val="22"/>
              </w:rPr>
              <w:t xml:space="preserve">with </w:t>
            </w:r>
            <w:r w:rsidRPr="00D136CD">
              <w:rPr>
                <w:rFonts w:ascii="Arial" w:eastAsia="Segoe UI" w:hAnsi="Arial" w:cs="Arial"/>
                <w:b/>
                <w:bCs/>
                <w:sz w:val="22"/>
                <w:szCs w:val="22"/>
              </w:rPr>
              <w:t xml:space="preserve">if </w:t>
            </w:r>
            <w:r w:rsidRPr="00D136CD">
              <w:rPr>
                <w:rFonts w:ascii="Arial" w:eastAsia="Segoe UI" w:hAnsi="Arial" w:cs="Arial"/>
                <w:sz w:val="22"/>
                <w:szCs w:val="22"/>
              </w:rPr>
              <w:t>statement to define values of season depending on the month.</w:t>
            </w:r>
          </w:p>
          <w:p w14:paraId="185A33F4" w14:textId="43AC7624" w:rsidR="009F573A" w:rsidRPr="00D136CD" w:rsidRDefault="009F573A" w:rsidP="00BD5B83">
            <w:pPr>
              <w:pStyle w:val="ListParagraph"/>
              <w:numPr>
                <w:ilvl w:val="1"/>
                <w:numId w:val="5"/>
              </w:numPr>
              <w:tabs>
                <w:tab w:val="left" w:pos="2140"/>
              </w:tabs>
              <w:spacing w:line="276" w:lineRule="auto"/>
              <w:rPr>
                <w:ins w:id="208" w:author="Rebecca Yoo" w:date="2026-02-16T15:37:00Z" w16du:dateUtc="2026-02-16T22:37:00Z"/>
                <w:rFonts w:ascii="Arial" w:eastAsia="Segoe UI" w:hAnsi="Arial" w:cs="Arial"/>
                <w:sz w:val="22"/>
                <w:szCs w:val="22"/>
                <w:rPrChange w:id="209" w:author="Rebecca Yoo" w:date="2026-02-16T15:38:00Z" w16du:dateUtc="2026-02-16T22:38:00Z">
                  <w:rPr>
                    <w:ins w:id="210" w:author="Rebecca Yoo" w:date="2026-02-16T15:37:00Z" w16du:dateUtc="2026-02-16T22:37:00Z"/>
                    <w:rFonts w:eastAsia="Segoe UI"/>
                  </w:rPr>
                </w:rPrChange>
              </w:rPr>
            </w:pPr>
            <w:ins w:id="211" w:author="Rebecca Yoo" w:date="2026-02-16T15:37:00Z" w16du:dateUtc="2026-02-16T22:37:00Z">
              <w:r w:rsidRPr="00D136CD">
                <w:rPr>
                  <w:rFonts w:ascii="Arial" w:eastAsia="Segoe UI" w:hAnsi="Arial" w:cs="Arial"/>
                  <w:sz w:val="22"/>
                  <w:szCs w:val="22"/>
                  <w:rPrChange w:id="212" w:author="Rebecca Yoo" w:date="2026-02-16T15:38:00Z" w16du:dateUtc="2026-02-16T22:38:00Z">
                    <w:rPr>
                      <w:rFonts w:ascii="Arial" w:eastAsia="Segoe UI" w:hAnsi="Arial" w:cs="Times New Roman"/>
                      <w:kern w:val="0"/>
                      <w:szCs w:val="20"/>
                      <w:lang w:eastAsia="en-US"/>
                      <w14:ligatures w14:val="none"/>
                    </w:rPr>
                  </w:rPrChange>
                </w:rPr>
                <w:t>Check work</w:t>
              </w:r>
            </w:ins>
            <w:r w:rsidRPr="00D136CD">
              <w:rPr>
                <w:rFonts w:ascii="Arial" w:eastAsia="Segoe UI" w:hAnsi="Arial" w:cs="Arial"/>
                <w:sz w:val="22"/>
                <w:szCs w:val="22"/>
              </w:rPr>
              <w:t xml:space="preserve"> using </w:t>
            </w:r>
            <w:r w:rsidRPr="00D136CD">
              <w:rPr>
                <w:rFonts w:ascii="Arial" w:eastAsia="Segoe UI" w:hAnsi="Arial" w:cs="Arial"/>
                <w:b/>
                <w:bCs/>
                <w:sz w:val="22"/>
                <w:szCs w:val="22"/>
              </w:rPr>
              <w:t>tab</w:t>
            </w:r>
            <w:ins w:id="213" w:author="Rebecca Yoo" w:date="2026-02-16T15:37:00Z" w16du:dateUtc="2026-02-16T22:37:00Z">
              <w:r w:rsidRPr="00D136CD">
                <w:rPr>
                  <w:rFonts w:ascii="Arial" w:eastAsia="Segoe UI" w:hAnsi="Arial" w:cs="Arial"/>
                  <w:sz w:val="22"/>
                  <w:szCs w:val="22"/>
                  <w:rPrChange w:id="214" w:author="Rebecca Yoo" w:date="2026-02-16T15:38:00Z" w16du:dateUtc="2026-02-16T22:38:00Z">
                    <w:rPr>
                      <w:rFonts w:ascii="Arial" w:eastAsia="Segoe UI" w:hAnsi="Arial" w:cs="Times New Roman"/>
                      <w:kern w:val="0"/>
                      <w:szCs w:val="20"/>
                      <w:lang w:eastAsia="en-US"/>
                      <w14:ligatures w14:val="none"/>
                    </w:rPr>
                  </w:rPrChange>
                </w:rPr>
                <w:t>. Annotate. Save.</w:t>
              </w:r>
            </w:ins>
          </w:p>
          <w:p w14:paraId="2B08C255" w14:textId="6FD20752" w:rsidR="009F573A" w:rsidRPr="00D136CD" w:rsidRDefault="009F573A" w:rsidP="00BD5B83">
            <w:pPr>
              <w:pStyle w:val="ListParagraph"/>
              <w:numPr>
                <w:ilvl w:val="0"/>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Gender and preferred hand (numerical)</w:t>
            </w:r>
          </w:p>
          <w:p w14:paraId="5AF158F4" w14:textId="466A53B9"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 xml:space="preserve">Inspect data using </w:t>
            </w:r>
            <w:r w:rsidRPr="00D136CD">
              <w:rPr>
                <w:rFonts w:ascii="Arial" w:eastAsia="Segoe UI" w:hAnsi="Arial" w:cs="Arial"/>
                <w:b/>
                <w:bCs/>
                <w:sz w:val="22"/>
                <w:szCs w:val="22"/>
              </w:rPr>
              <w:t xml:space="preserve">levelsof </w:t>
            </w:r>
            <w:r w:rsidRPr="00D136CD">
              <w:rPr>
                <w:rFonts w:ascii="Arial" w:eastAsia="Segoe UI" w:hAnsi="Arial" w:cs="Arial"/>
                <w:sz w:val="22"/>
                <w:szCs w:val="22"/>
              </w:rPr>
              <w:t>to see categorical variables</w:t>
            </w:r>
          </w:p>
          <w:p w14:paraId="1EB9831E" w14:textId="4DBF2D6B"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 xml:space="preserve">Clean typos using </w:t>
            </w:r>
            <w:r w:rsidRPr="00D136CD">
              <w:rPr>
                <w:rFonts w:ascii="Arial" w:eastAsia="Segoe UI" w:hAnsi="Arial" w:cs="Arial"/>
                <w:b/>
                <w:bCs/>
                <w:sz w:val="22"/>
                <w:szCs w:val="22"/>
              </w:rPr>
              <w:t>replace</w:t>
            </w:r>
          </w:p>
          <w:p w14:paraId="3C894176" w14:textId="6709F787"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encode </w:t>
            </w:r>
            <w:r w:rsidRPr="00D136CD">
              <w:rPr>
                <w:rFonts w:ascii="Arial" w:eastAsia="Segoe UI" w:hAnsi="Arial" w:cs="Arial"/>
                <w:sz w:val="22"/>
                <w:szCs w:val="22"/>
              </w:rPr>
              <w:t>to create new numeric values for gender and hand</w:t>
            </w:r>
          </w:p>
          <w:p w14:paraId="3CFD9135" w14:textId="1B046024"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ins w:id="215" w:author="Rebecca Yoo" w:date="2026-02-16T15:37:00Z" w16du:dateUtc="2026-02-16T22:37:00Z">
              <w:r w:rsidRPr="00D136CD">
                <w:rPr>
                  <w:rFonts w:ascii="Arial" w:eastAsia="Segoe UI" w:hAnsi="Arial" w:cs="Arial"/>
                  <w:sz w:val="22"/>
                  <w:szCs w:val="22"/>
                  <w:rPrChange w:id="216" w:author="Rebecca Yoo" w:date="2026-02-16T15:38:00Z" w16du:dateUtc="2026-02-16T22:38:00Z">
                    <w:rPr>
                      <w:rFonts w:ascii="Arial" w:eastAsia="Segoe UI" w:hAnsi="Arial" w:cs="Times New Roman"/>
                      <w:kern w:val="0"/>
                      <w:szCs w:val="20"/>
                      <w:lang w:eastAsia="en-US"/>
                      <w14:ligatures w14:val="none"/>
                    </w:rPr>
                  </w:rPrChange>
                </w:rPr>
                <w:t>Check work</w:t>
              </w:r>
            </w:ins>
            <w:r w:rsidRPr="00D136CD">
              <w:rPr>
                <w:rFonts w:ascii="Arial" w:eastAsia="Segoe UI" w:hAnsi="Arial" w:cs="Arial"/>
                <w:sz w:val="22"/>
                <w:szCs w:val="22"/>
              </w:rPr>
              <w:t xml:space="preserve"> using </w:t>
            </w:r>
            <w:r w:rsidRPr="00D136CD">
              <w:rPr>
                <w:rFonts w:ascii="Arial" w:eastAsia="Segoe UI" w:hAnsi="Arial" w:cs="Arial"/>
                <w:b/>
                <w:bCs/>
                <w:sz w:val="22"/>
                <w:szCs w:val="22"/>
              </w:rPr>
              <w:t>tab</w:t>
            </w:r>
            <w:ins w:id="217" w:author="Rebecca Yoo" w:date="2026-02-16T15:37:00Z" w16du:dateUtc="2026-02-16T22:37:00Z">
              <w:r w:rsidRPr="00D136CD">
                <w:rPr>
                  <w:rFonts w:ascii="Arial" w:eastAsia="Segoe UI" w:hAnsi="Arial" w:cs="Arial"/>
                  <w:sz w:val="22"/>
                  <w:szCs w:val="22"/>
                  <w:rPrChange w:id="218" w:author="Rebecca Yoo" w:date="2026-02-16T15:38:00Z" w16du:dateUtc="2026-02-16T22:38:00Z">
                    <w:rPr>
                      <w:rFonts w:ascii="Arial" w:eastAsia="Segoe UI" w:hAnsi="Arial" w:cs="Times New Roman"/>
                      <w:kern w:val="0"/>
                      <w:szCs w:val="20"/>
                      <w:lang w:eastAsia="en-US"/>
                      <w14:ligatures w14:val="none"/>
                    </w:rPr>
                  </w:rPrChange>
                </w:rPr>
                <w:t>. Annotate. Save.</w:t>
              </w:r>
            </w:ins>
          </w:p>
          <w:p w14:paraId="097C22A8" w14:textId="77777777" w:rsidR="009F573A" w:rsidRPr="00D136CD" w:rsidRDefault="009F573A" w:rsidP="00BD5B83">
            <w:pPr>
              <w:pStyle w:val="ListParagraph"/>
              <w:numPr>
                <w:ilvl w:val="0"/>
                <w:numId w:val="5"/>
              </w:numPr>
              <w:tabs>
                <w:tab w:val="left" w:pos="2140"/>
              </w:tabs>
              <w:spacing w:line="276" w:lineRule="auto"/>
              <w:rPr>
                <w:rFonts w:ascii="Arial" w:eastAsia="Segoe UI" w:hAnsi="Arial" w:cs="Arial"/>
                <w:sz w:val="22"/>
                <w:szCs w:val="22"/>
              </w:rPr>
            </w:pPr>
            <w:ins w:id="219" w:author="Rebecca Yoo" w:date="2026-02-16T15:37:00Z" w16du:dateUtc="2026-02-16T22:37:00Z">
              <w:r w:rsidRPr="00D136CD">
                <w:rPr>
                  <w:rFonts w:ascii="Arial" w:eastAsia="Segoe UI" w:hAnsi="Arial" w:cs="Arial"/>
                  <w:sz w:val="22"/>
                  <w:szCs w:val="22"/>
                  <w:rPrChange w:id="220" w:author="Rebecca Yoo" w:date="2026-02-16T15:38:00Z" w16du:dateUtc="2026-02-16T22:38:00Z">
                    <w:rPr>
                      <w:rFonts w:ascii="Arial" w:eastAsia="Segoe UI" w:hAnsi="Arial" w:cs="Times New Roman"/>
                      <w:kern w:val="0"/>
                      <w:szCs w:val="20"/>
                      <w:lang w:eastAsia="en-US"/>
                      <w14:ligatures w14:val="none"/>
                    </w:rPr>
                  </w:rPrChange>
                </w:rPr>
                <w:t>Body type</w:t>
              </w:r>
            </w:ins>
          </w:p>
          <w:p w14:paraId="234718F9" w14:textId="4EDA1A0F"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Research body types and important anthropometric measures that are used in designing clothes</w:t>
            </w:r>
          </w:p>
          <w:p w14:paraId="7C490D57" w14:textId="3083FFD8"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Choose a concept and document it. In my case, I chose to use the waist and hip measurements, as well as BMI.</w:t>
            </w:r>
          </w:p>
          <w:p w14:paraId="16E757C7" w14:textId="3B5B92DF"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b/>
                <w:bCs/>
                <w:sz w:val="22"/>
                <w:szCs w:val="22"/>
              </w:rPr>
              <w:t xml:space="preserve">Gen </w:t>
            </w:r>
            <w:r w:rsidRPr="00D136CD">
              <w:rPr>
                <w:rFonts w:ascii="Arial" w:eastAsia="Segoe UI" w:hAnsi="Arial" w:cs="Arial"/>
                <w:sz w:val="22"/>
                <w:szCs w:val="22"/>
              </w:rPr>
              <w:t>new variables to use, including for body categories and waist-to-hip ratio.</w:t>
            </w:r>
          </w:p>
          <w:p w14:paraId="465C0D27" w14:textId="70A03DD9" w:rsidR="009F573A" w:rsidRPr="00D136CD" w:rsidRDefault="009F573A" w:rsidP="00BD5B83">
            <w:pPr>
              <w:pStyle w:val="ListParagraph"/>
              <w:numPr>
                <w:ilvl w:val="1"/>
                <w:numId w:val="5"/>
              </w:numPr>
              <w:tabs>
                <w:tab w:val="left" w:pos="2140"/>
              </w:tabs>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replace </w:t>
            </w:r>
            <w:r w:rsidRPr="00D136CD">
              <w:rPr>
                <w:rFonts w:ascii="Arial" w:eastAsia="Segoe UI" w:hAnsi="Arial" w:cs="Arial"/>
                <w:sz w:val="22"/>
                <w:szCs w:val="22"/>
              </w:rPr>
              <w:t xml:space="preserve">and </w:t>
            </w:r>
            <w:r w:rsidRPr="00D136CD">
              <w:rPr>
                <w:rFonts w:ascii="Arial" w:eastAsia="Segoe UI" w:hAnsi="Arial" w:cs="Arial"/>
                <w:b/>
                <w:bCs/>
                <w:sz w:val="22"/>
                <w:szCs w:val="22"/>
              </w:rPr>
              <w:t xml:space="preserve">if </w:t>
            </w:r>
            <w:r w:rsidRPr="00D136CD">
              <w:rPr>
                <w:rFonts w:ascii="Arial" w:eastAsia="Segoe UI" w:hAnsi="Arial" w:cs="Arial"/>
                <w:sz w:val="22"/>
                <w:szCs w:val="22"/>
              </w:rPr>
              <w:t>statements to define the body categories.</w:t>
            </w:r>
          </w:p>
          <w:p w14:paraId="7085D401" w14:textId="776F794C" w:rsidR="009F573A" w:rsidRPr="00D136CD" w:rsidRDefault="009F573A" w:rsidP="00BD5B83">
            <w:pPr>
              <w:pStyle w:val="ListParagraph"/>
              <w:numPr>
                <w:ilvl w:val="1"/>
                <w:numId w:val="5"/>
              </w:numPr>
              <w:tabs>
                <w:tab w:val="left" w:pos="2140"/>
              </w:tabs>
              <w:spacing w:line="276" w:lineRule="auto"/>
              <w:rPr>
                <w:ins w:id="221" w:author="Rebecca Yoo" w:date="2026-02-16T15:36:00Z" w16du:dateUtc="2026-02-16T22:36:00Z"/>
                <w:rFonts w:ascii="Arial" w:eastAsia="Segoe UI" w:hAnsi="Arial" w:cs="Arial"/>
                <w:sz w:val="22"/>
                <w:szCs w:val="22"/>
                <w:rPrChange w:id="222" w:author="Rebecca Yoo" w:date="2026-02-16T15:38:00Z" w16du:dateUtc="2026-02-16T22:38:00Z">
                  <w:rPr>
                    <w:ins w:id="223" w:author="Rebecca Yoo" w:date="2026-02-16T15:36:00Z" w16du:dateUtc="2026-02-16T22:36:00Z"/>
                    <w:rFonts w:eastAsia="Segoe UI"/>
                    <w:lang w:eastAsia="ko-KR"/>
                  </w:rPr>
                </w:rPrChange>
              </w:rPr>
              <w:pPrChange w:id="224" w:author="Rebecca Yoo" w:date="2026-02-16T15:38:00Z" w16du:dateUtc="2026-02-16T22:38:00Z">
                <w:pPr/>
              </w:pPrChange>
            </w:pPr>
            <w:r w:rsidRPr="00D136CD">
              <w:rPr>
                <w:rFonts w:ascii="Arial" w:eastAsia="Segoe UI" w:hAnsi="Arial" w:cs="Arial"/>
                <w:sz w:val="22"/>
                <w:szCs w:val="22"/>
              </w:rPr>
              <w:t xml:space="preserve">Check work using </w:t>
            </w:r>
            <w:r w:rsidRPr="00D136CD">
              <w:rPr>
                <w:rFonts w:ascii="Arial" w:eastAsia="Segoe UI" w:hAnsi="Arial" w:cs="Arial"/>
                <w:b/>
                <w:bCs/>
                <w:sz w:val="22"/>
                <w:szCs w:val="22"/>
              </w:rPr>
              <w:t xml:space="preserve">tab. </w:t>
            </w:r>
            <w:ins w:id="225" w:author="Rebecca Yoo" w:date="2026-02-16T15:37:00Z" w16du:dateUtc="2026-02-16T22:37:00Z">
              <w:r w:rsidRPr="00D136CD">
                <w:rPr>
                  <w:rFonts w:ascii="Arial" w:eastAsia="Segoe UI" w:hAnsi="Arial" w:cs="Arial"/>
                  <w:sz w:val="22"/>
                  <w:szCs w:val="22"/>
                  <w:rPrChange w:id="226" w:author="Rebecca Yoo" w:date="2026-02-16T15:38:00Z" w16du:dateUtc="2026-02-16T22:38:00Z">
                    <w:rPr>
                      <w:rFonts w:eastAsia="Segoe UI"/>
                    </w:rPr>
                  </w:rPrChange>
                </w:rPr>
                <w:t>Annotate. Save.</w:t>
              </w:r>
            </w:ins>
            <w:ins w:id="227" w:author="Rebecca Yoo" w:date="2026-02-16T15:36:00Z" w16du:dateUtc="2026-02-16T22:36:00Z">
              <w:r w:rsidRPr="00D136CD">
                <w:rPr>
                  <w:rFonts w:ascii="Arial" w:eastAsia="Segoe UI" w:hAnsi="Arial" w:cs="Arial"/>
                  <w:sz w:val="22"/>
                  <w:szCs w:val="22"/>
                  <w:rPrChange w:id="228" w:author="Rebecca Yoo" w:date="2026-02-16T15:38:00Z" w16du:dateUtc="2026-02-16T22:38:00Z">
                    <w:rPr>
                      <w:rFonts w:eastAsia="Segoe UI"/>
                    </w:rPr>
                  </w:rPrChange>
                </w:rPr>
                <w:tab/>
              </w:r>
            </w:ins>
          </w:p>
        </w:tc>
      </w:tr>
      <w:tr w:rsidR="009F573A" w:rsidRPr="00D136CD" w14:paraId="00B79F85" w14:textId="77777777" w:rsidTr="002B79CF">
        <w:trPr>
          <w:ins w:id="229" w:author="Rebecca Yoo" w:date="2026-02-16T15:36:00Z"/>
        </w:trPr>
        <w:tc>
          <w:tcPr>
            <w:tcW w:w="1716" w:type="dxa"/>
          </w:tcPr>
          <w:p w14:paraId="674580D6" w14:textId="03825DAA" w:rsidR="009F573A" w:rsidRPr="00D136CD" w:rsidRDefault="009F573A" w:rsidP="00BD5B83">
            <w:pPr>
              <w:spacing w:line="276" w:lineRule="auto"/>
              <w:rPr>
                <w:ins w:id="230" w:author="Rebecca Yoo" w:date="2026-02-16T15:36:00Z" w16du:dateUtc="2026-02-16T22:36:00Z"/>
                <w:rFonts w:eastAsia="Segoe UI" w:cs="Arial"/>
                <w:sz w:val="22"/>
                <w:szCs w:val="22"/>
                <w:lang w:eastAsia="ko-KR"/>
                <w:rPrChange w:id="231" w:author="Rebecca Yoo" w:date="2026-02-16T15:38:00Z" w16du:dateUtc="2026-02-16T22:38:00Z">
                  <w:rPr>
                    <w:ins w:id="232" w:author="Rebecca Yoo" w:date="2026-02-16T15:36:00Z" w16du:dateUtc="2026-02-16T22:36:00Z"/>
                    <w:rFonts w:eastAsia="Segoe UI"/>
                    <w:lang w:eastAsia="ko-KR"/>
                  </w:rPr>
                </w:rPrChange>
              </w:rPr>
            </w:pPr>
            <w:ins w:id="233" w:author="Rebecca Yoo" w:date="2026-02-16T15:37:00Z" w16du:dateUtc="2026-02-16T22:37:00Z">
              <w:r w:rsidRPr="00D136CD">
                <w:rPr>
                  <w:rFonts w:eastAsia="Segoe UI" w:cs="Arial"/>
                  <w:sz w:val="22"/>
                  <w:szCs w:val="22"/>
                  <w:lang w:eastAsia="ko-KR"/>
                  <w:rPrChange w:id="234" w:author="Rebecca Yoo" w:date="2026-02-16T15:38:00Z" w16du:dateUtc="2026-02-16T22:38:00Z">
                    <w:rPr>
                      <w:rFonts w:eastAsia="Segoe UI"/>
                      <w:lang w:eastAsia="ko-KR"/>
                    </w:rPr>
                  </w:rPrChange>
                </w:rPr>
                <w:t>Anthropometric characteristics</w:t>
              </w:r>
            </w:ins>
          </w:p>
        </w:tc>
        <w:tc>
          <w:tcPr>
            <w:tcW w:w="11068" w:type="dxa"/>
          </w:tcPr>
          <w:p w14:paraId="4A41469F" w14:textId="64678689" w:rsidR="009F573A" w:rsidRPr="00D136CD" w:rsidRDefault="00932951"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Summarize</w:t>
            </w:r>
            <w:ins w:id="235" w:author="Rebecca Yoo" w:date="2026-02-16T15:37:00Z" w16du:dateUtc="2026-02-16T22:37:00Z">
              <w:r w:rsidR="009F573A" w:rsidRPr="00D136CD">
                <w:rPr>
                  <w:rFonts w:ascii="Arial" w:eastAsia="Segoe UI" w:hAnsi="Arial" w:cs="Arial"/>
                  <w:sz w:val="22"/>
                  <w:szCs w:val="22"/>
                  <w:rPrChange w:id="236" w:author="Rebecca Yoo" w:date="2026-02-16T15:38:00Z" w16du:dateUtc="2026-02-16T22:38:00Z">
                    <w:rPr>
                      <w:rFonts w:ascii="Arial" w:eastAsia="Segoe UI" w:hAnsi="Arial" w:cs="Times New Roman"/>
                      <w:kern w:val="0"/>
                      <w:szCs w:val="20"/>
                      <w:lang w:eastAsia="en-US"/>
                      <w14:ligatures w14:val="none"/>
                    </w:rPr>
                  </w:rPrChange>
                </w:rPr>
                <w:t xml:space="preserve"> anthropometric measures</w:t>
              </w:r>
            </w:ins>
            <w:r w:rsidR="00051327" w:rsidRPr="00D136CD">
              <w:rPr>
                <w:rFonts w:ascii="Arial" w:eastAsia="Segoe UI" w:hAnsi="Arial" w:cs="Arial"/>
                <w:sz w:val="22"/>
                <w:szCs w:val="22"/>
              </w:rPr>
              <w:t>: include variable name, description, stats, number of missing values, and number of suspicious values</w:t>
            </w:r>
          </w:p>
          <w:p w14:paraId="6B439883" w14:textId="74AE9C59" w:rsidR="001D750A" w:rsidRPr="00D136CD" w:rsidRDefault="00E037EE"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summ </w:t>
            </w:r>
            <w:r w:rsidR="00766B4D" w:rsidRPr="00D136CD">
              <w:rPr>
                <w:rFonts w:ascii="Arial" w:eastAsia="Segoe UI" w:hAnsi="Arial" w:cs="Arial"/>
                <w:sz w:val="22"/>
                <w:szCs w:val="22"/>
              </w:rPr>
              <w:t xml:space="preserve">and </w:t>
            </w:r>
            <w:r w:rsidR="00766B4D" w:rsidRPr="00D136CD">
              <w:rPr>
                <w:rFonts w:ascii="Arial" w:eastAsia="Segoe UI" w:hAnsi="Arial" w:cs="Arial"/>
                <w:b/>
                <w:bCs/>
                <w:sz w:val="22"/>
                <w:szCs w:val="22"/>
              </w:rPr>
              <w:t xml:space="preserve">tabstat </w:t>
            </w:r>
            <w:r w:rsidR="00766B4D" w:rsidRPr="00D136CD">
              <w:rPr>
                <w:rFonts w:ascii="Arial" w:eastAsia="Segoe UI" w:hAnsi="Arial" w:cs="Arial"/>
                <w:sz w:val="22"/>
                <w:szCs w:val="22"/>
              </w:rPr>
              <w:t xml:space="preserve">to create a list of </w:t>
            </w:r>
            <w:r w:rsidR="00305BDE" w:rsidRPr="00D136CD">
              <w:rPr>
                <w:rFonts w:ascii="Arial" w:eastAsia="Segoe UI" w:hAnsi="Arial" w:cs="Arial"/>
                <w:sz w:val="22"/>
                <w:szCs w:val="22"/>
              </w:rPr>
              <w:t>variables</w:t>
            </w:r>
          </w:p>
          <w:p w14:paraId="30179BDD" w14:textId="6ACC97B1" w:rsidR="00051327" w:rsidRPr="00D136CD" w:rsidRDefault="00051327"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Use a loop to define suspicious values. Define suspicious values as outliers on a boxplot</w:t>
            </w:r>
          </w:p>
          <w:p w14:paraId="65CC31CC" w14:textId="3ED20624" w:rsidR="00305BDE" w:rsidRPr="00D136CD" w:rsidRDefault="00305BDE"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misstable </w:t>
            </w:r>
            <w:r w:rsidRPr="00D136CD">
              <w:rPr>
                <w:rFonts w:ascii="Arial" w:eastAsia="Segoe UI" w:hAnsi="Arial" w:cs="Arial"/>
                <w:sz w:val="22"/>
                <w:szCs w:val="22"/>
              </w:rPr>
              <w:t>to find missing variables</w:t>
            </w:r>
          </w:p>
          <w:p w14:paraId="521CA6EF" w14:textId="03C35384" w:rsidR="00305BDE" w:rsidRPr="00D136CD" w:rsidRDefault="00410DB7"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Copy data into excel spreadsheet, organize it</w:t>
            </w:r>
            <w:r w:rsidR="00186D39" w:rsidRPr="00D136CD">
              <w:rPr>
                <w:rFonts w:ascii="Arial" w:eastAsia="Segoe UI" w:hAnsi="Arial" w:cs="Arial"/>
                <w:sz w:val="22"/>
                <w:szCs w:val="22"/>
              </w:rPr>
              <w:t xml:space="preserve"> by body part</w:t>
            </w:r>
            <w:r w:rsidRPr="00D136CD">
              <w:rPr>
                <w:rFonts w:ascii="Arial" w:eastAsia="Segoe UI" w:hAnsi="Arial" w:cs="Arial"/>
                <w:sz w:val="22"/>
                <w:szCs w:val="22"/>
              </w:rPr>
              <w:t>, and copy it onto word document</w:t>
            </w:r>
          </w:p>
          <w:p w14:paraId="4EC4A5E8" w14:textId="63312EEF" w:rsidR="00410DB7" w:rsidRPr="00D136CD" w:rsidRDefault="00410DB7" w:rsidP="00BD5B83">
            <w:pPr>
              <w:pStyle w:val="ListParagraph"/>
              <w:numPr>
                <w:ilvl w:val="1"/>
                <w:numId w:val="5"/>
              </w:numPr>
              <w:spacing w:line="276" w:lineRule="auto"/>
              <w:rPr>
                <w:ins w:id="237" w:author="Rebecca Yoo" w:date="2026-02-16T15:37:00Z" w16du:dateUtc="2026-02-16T22:37:00Z"/>
                <w:rFonts w:ascii="Arial" w:eastAsia="Segoe UI" w:hAnsi="Arial" w:cs="Arial"/>
                <w:sz w:val="22"/>
                <w:szCs w:val="22"/>
                <w:rPrChange w:id="238" w:author="Rebecca Yoo" w:date="2026-02-16T15:38:00Z" w16du:dateUtc="2026-02-16T22:38:00Z">
                  <w:rPr>
                    <w:ins w:id="239" w:author="Rebecca Yoo" w:date="2026-02-16T15:37:00Z" w16du:dateUtc="2026-02-16T22:37:00Z"/>
                    <w:rFonts w:eastAsia="Segoe UI"/>
                  </w:rPr>
                </w:rPrChange>
              </w:rPr>
            </w:pPr>
            <w:r w:rsidRPr="00D136CD">
              <w:rPr>
                <w:rFonts w:ascii="Arial" w:eastAsia="Segoe UI" w:hAnsi="Arial" w:cs="Arial"/>
                <w:sz w:val="22"/>
                <w:szCs w:val="22"/>
              </w:rPr>
              <w:t xml:space="preserve">Check work using </w:t>
            </w:r>
            <w:r w:rsidRPr="00D136CD">
              <w:rPr>
                <w:rFonts w:ascii="Arial" w:eastAsia="Segoe UI" w:hAnsi="Arial" w:cs="Arial"/>
                <w:b/>
                <w:bCs/>
                <w:sz w:val="22"/>
                <w:szCs w:val="22"/>
              </w:rPr>
              <w:t xml:space="preserve">summ </w:t>
            </w:r>
            <w:r w:rsidRPr="00D136CD">
              <w:rPr>
                <w:rFonts w:ascii="Arial" w:eastAsia="Segoe UI" w:hAnsi="Arial" w:cs="Arial"/>
                <w:sz w:val="22"/>
                <w:szCs w:val="22"/>
              </w:rPr>
              <w:t xml:space="preserve">and </w:t>
            </w:r>
            <w:r w:rsidRPr="00D136CD">
              <w:rPr>
                <w:rFonts w:ascii="Arial" w:eastAsia="Segoe UI" w:hAnsi="Arial" w:cs="Arial"/>
                <w:b/>
                <w:bCs/>
                <w:sz w:val="22"/>
                <w:szCs w:val="22"/>
              </w:rPr>
              <w:t>misstable</w:t>
            </w:r>
            <w:r w:rsidRPr="00D136CD">
              <w:rPr>
                <w:rFonts w:ascii="Arial" w:eastAsia="Segoe UI" w:hAnsi="Arial" w:cs="Arial"/>
                <w:sz w:val="22"/>
                <w:szCs w:val="22"/>
              </w:rPr>
              <w:t xml:space="preserve">. </w:t>
            </w:r>
            <w:r w:rsidR="00186D39" w:rsidRPr="00D136CD">
              <w:rPr>
                <w:rFonts w:ascii="Arial" w:eastAsia="Segoe UI" w:hAnsi="Arial" w:cs="Arial"/>
                <w:sz w:val="22"/>
                <w:szCs w:val="22"/>
              </w:rPr>
              <w:t>Annotate. Save.</w:t>
            </w:r>
          </w:p>
          <w:p w14:paraId="57DB39E9" w14:textId="5B493F55" w:rsidR="009F573A" w:rsidRPr="00D136CD" w:rsidRDefault="000F1E9C"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Create f</w:t>
            </w:r>
            <w:ins w:id="240" w:author="Rebecca Yoo" w:date="2026-02-16T15:37:00Z" w16du:dateUtc="2026-02-16T22:37:00Z">
              <w:r w:rsidR="009F573A" w:rsidRPr="00D136CD">
                <w:rPr>
                  <w:rFonts w:ascii="Arial" w:eastAsia="Segoe UI" w:hAnsi="Arial" w:cs="Arial"/>
                  <w:sz w:val="22"/>
                  <w:szCs w:val="22"/>
                  <w:rPrChange w:id="241" w:author="Rebecca Yoo" w:date="2026-02-16T15:38:00Z" w16du:dateUtc="2026-02-16T22:38:00Z">
                    <w:rPr>
                      <w:rFonts w:ascii="Arial" w:eastAsia="Segoe UI" w:hAnsi="Arial" w:cs="Times New Roman"/>
                      <w:kern w:val="0"/>
                      <w:szCs w:val="20"/>
                      <w:lang w:eastAsia="en-US"/>
                      <w14:ligatures w14:val="none"/>
                    </w:rPr>
                  </w:rPrChange>
                </w:rPr>
                <w:t>igure showing differences in % of total height (height to hip by sex)</w:t>
              </w:r>
            </w:ins>
          </w:p>
          <w:p w14:paraId="103222D0" w14:textId="4846DE59" w:rsidR="000F1E9C" w:rsidRPr="00D136CD" w:rsidRDefault="000F1E9C"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b/>
                <w:bCs/>
                <w:sz w:val="22"/>
                <w:szCs w:val="22"/>
              </w:rPr>
              <w:t xml:space="preserve">Gen </w:t>
            </w:r>
            <w:r w:rsidRPr="00D136CD">
              <w:rPr>
                <w:rFonts w:ascii="Arial" w:eastAsia="Segoe UI" w:hAnsi="Arial" w:cs="Arial"/>
                <w:sz w:val="22"/>
                <w:szCs w:val="22"/>
              </w:rPr>
              <w:t xml:space="preserve">a variable </w:t>
            </w:r>
            <w:r w:rsidR="00B7377A" w:rsidRPr="00D136CD">
              <w:rPr>
                <w:rFonts w:ascii="Arial" w:eastAsia="Segoe UI" w:hAnsi="Arial" w:cs="Arial"/>
                <w:sz w:val="22"/>
                <w:szCs w:val="22"/>
              </w:rPr>
              <w:t>that divides hip over stature for the proportion</w:t>
            </w:r>
          </w:p>
          <w:p w14:paraId="04DB3A65" w14:textId="0D6419B8" w:rsidR="00B7377A" w:rsidRPr="00D136CD" w:rsidRDefault="009F7C77"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 xml:space="preserve">graph, bysort, summ </w:t>
            </w:r>
            <w:r w:rsidRPr="00D136CD">
              <w:rPr>
                <w:rFonts w:ascii="Arial" w:eastAsia="Segoe UI" w:hAnsi="Arial" w:cs="Arial"/>
                <w:sz w:val="22"/>
                <w:szCs w:val="22"/>
              </w:rPr>
              <w:t xml:space="preserve">to </w:t>
            </w:r>
            <w:r w:rsidR="00F81591" w:rsidRPr="00D136CD">
              <w:rPr>
                <w:rFonts w:ascii="Arial" w:eastAsia="Segoe UI" w:hAnsi="Arial" w:cs="Arial"/>
                <w:sz w:val="22"/>
                <w:szCs w:val="22"/>
              </w:rPr>
              <w:t>produce a figure and analyze the proportion by sex</w:t>
            </w:r>
          </w:p>
          <w:p w14:paraId="2E8D7FE9" w14:textId="04E42345" w:rsidR="00F81591" w:rsidRPr="00D136CD" w:rsidRDefault="00834C66"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Check work by viewing the figure and see if it makes sense. Annotate. Save.</w:t>
            </w:r>
          </w:p>
          <w:p w14:paraId="1FDE86CC" w14:textId="1D9D44BE" w:rsidR="007B3222" w:rsidRPr="00D136CD" w:rsidRDefault="007B3222"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lastRenderedPageBreak/>
              <w:t>Copy figure into report</w:t>
            </w:r>
          </w:p>
          <w:p w14:paraId="706C84AE" w14:textId="257A7E57" w:rsidR="009F573A" w:rsidRPr="00D136CD" w:rsidRDefault="00F81591" w:rsidP="00BD5B83">
            <w:pPr>
              <w:pStyle w:val="ListParagraph"/>
              <w:numPr>
                <w:ilvl w:val="1"/>
                <w:numId w:val="5"/>
              </w:numPr>
              <w:spacing w:line="276" w:lineRule="auto"/>
              <w:rPr>
                <w:ins w:id="242" w:author="Rebecca Yoo" w:date="2026-02-16T15:36:00Z" w16du:dateUtc="2026-02-16T22:36:00Z"/>
                <w:rFonts w:ascii="Arial" w:eastAsia="Segoe UI" w:hAnsi="Arial" w:cs="Arial"/>
                <w:sz w:val="22"/>
                <w:szCs w:val="22"/>
                <w:rPrChange w:id="243" w:author="Rebecca Yoo" w:date="2026-02-16T15:38:00Z" w16du:dateUtc="2026-02-16T22:38:00Z">
                  <w:rPr>
                    <w:ins w:id="244" w:author="Rebecca Yoo" w:date="2026-02-16T15:36:00Z" w16du:dateUtc="2026-02-16T22:36:00Z"/>
                    <w:rFonts w:eastAsia="Segoe UI"/>
                  </w:rPr>
                </w:rPrChange>
              </w:rPr>
            </w:pPr>
            <w:r w:rsidRPr="00D136CD">
              <w:rPr>
                <w:rFonts w:ascii="Arial" w:eastAsia="Segoe UI" w:hAnsi="Arial" w:cs="Arial"/>
                <w:sz w:val="22"/>
                <w:szCs w:val="22"/>
              </w:rPr>
              <w:t>Write a description</w:t>
            </w:r>
          </w:p>
        </w:tc>
      </w:tr>
      <w:tr w:rsidR="009F573A" w:rsidRPr="00D136CD" w14:paraId="096F96FA" w14:textId="77777777" w:rsidTr="002B79CF">
        <w:trPr>
          <w:ins w:id="245" w:author="Rebecca Yoo" w:date="2026-02-16T15:36:00Z"/>
        </w:trPr>
        <w:tc>
          <w:tcPr>
            <w:tcW w:w="1716" w:type="dxa"/>
          </w:tcPr>
          <w:p w14:paraId="13783629" w14:textId="313B62B9" w:rsidR="009F573A" w:rsidRPr="00D136CD" w:rsidRDefault="009F573A" w:rsidP="00BD5B83">
            <w:pPr>
              <w:spacing w:line="276" w:lineRule="auto"/>
              <w:rPr>
                <w:ins w:id="246" w:author="Rebecca Yoo" w:date="2026-02-16T15:36:00Z" w16du:dateUtc="2026-02-16T22:36:00Z"/>
                <w:rFonts w:eastAsia="Segoe UI" w:cs="Arial"/>
                <w:sz w:val="22"/>
                <w:szCs w:val="22"/>
                <w:lang w:eastAsia="ko-KR"/>
                <w:rPrChange w:id="247" w:author="Rebecca Yoo" w:date="2026-02-16T15:38:00Z" w16du:dateUtc="2026-02-16T22:38:00Z">
                  <w:rPr>
                    <w:ins w:id="248" w:author="Rebecca Yoo" w:date="2026-02-16T15:36:00Z" w16du:dateUtc="2026-02-16T22:36:00Z"/>
                    <w:rFonts w:eastAsia="Segoe UI"/>
                    <w:lang w:eastAsia="ko-KR"/>
                  </w:rPr>
                </w:rPrChange>
              </w:rPr>
            </w:pPr>
            <w:ins w:id="249" w:author="Rebecca Yoo" w:date="2026-02-16T15:37:00Z" w16du:dateUtc="2026-02-16T22:37:00Z">
              <w:r w:rsidRPr="00D136CD">
                <w:rPr>
                  <w:rFonts w:eastAsia="Segoe UI" w:cs="Arial"/>
                  <w:sz w:val="22"/>
                  <w:szCs w:val="22"/>
                  <w:lang w:eastAsia="ko-KR"/>
                  <w:rPrChange w:id="250" w:author="Rebecca Yoo" w:date="2026-02-16T15:38:00Z" w16du:dateUtc="2026-02-16T22:38:00Z">
                    <w:rPr>
                      <w:rFonts w:eastAsia="Segoe UI"/>
                      <w:lang w:eastAsia="ko-KR"/>
                    </w:rPr>
                  </w:rPrChange>
                </w:rPr>
                <w:t>Relationships</w:t>
              </w:r>
            </w:ins>
          </w:p>
        </w:tc>
        <w:tc>
          <w:tcPr>
            <w:tcW w:w="11068" w:type="dxa"/>
          </w:tcPr>
          <w:p w14:paraId="6C294B60" w14:textId="4057467A" w:rsidR="009F573A" w:rsidRPr="00D136CD" w:rsidRDefault="009053D8" w:rsidP="00BD5B83">
            <w:pPr>
              <w:pStyle w:val="ListParagraph"/>
              <w:numPr>
                <w:ilvl w:val="0"/>
                <w:numId w:val="5"/>
              </w:numPr>
              <w:spacing w:line="276" w:lineRule="auto"/>
              <w:rPr>
                <w:ins w:id="251" w:author="Rebecca Yoo" w:date="2026-02-16T15:37:00Z" w16du:dateUtc="2026-02-16T22:37:00Z"/>
                <w:rFonts w:ascii="Arial" w:eastAsia="Segoe UI" w:hAnsi="Arial" w:cs="Arial"/>
                <w:sz w:val="22"/>
                <w:szCs w:val="22"/>
                <w:rPrChange w:id="252" w:author="Rebecca Yoo" w:date="2026-02-16T15:38:00Z" w16du:dateUtc="2026-02-16T22:38:00Z">
                  <w:rPr>
                    <w:ins w:id="253" w:author="Rebecca Yoo" w:date="2026-02-16T15:37:00Z" w16du:dateUtc="2026-02-16T22:37:00Z"/>
                    <w:rFonts w:eastAsia="Segoe UI"/>
                    <w:lang w:eastAsia="ko-KR"/>
                  </w:rPr>
                </w:rPrChange>
              </w:rPr>
              <w:pPrChange w:id="254" w:author="Rebecca Yoo" w:date="2026-02-16T15:38:00Z" w16du:dateUtc="2026-02-16T22:38:00Z">
                <w:pPr/>
              </w:pPrChange>
            </w:pPr>
            <w:r w:rsidRPr="00D136CD">
              <w:rPr>
                <w:rFonts w:ascii="Arial" w:eastAsia="Segoe UI" w:hAnsi="Arial" w:cs="Arial"/>
                <w:sz w:val="22"/>
                <w:szCs w:val="22"/>
              </w:rPr>
              <w:t>Relationship between measures of stature</w:t>
            </w:r>
          </w:p>
          <w:p w14:paraId="5101E4D8" w14:textId="5CF6DEE8" w:rsidR="00CF37FC" w:rsidRPr="00D136CD" w:rsidRDefault="009F573A" w:rsidP="00BD5B83">
            <w:pPr>
              <w:pStyle w:val="ListParagraph"/>
              <w:numPr>
                <w:ilvl w:val="1"/>
                <w:numId w:val="5"/>
              </w:numPr>
              <w:spacing w:line="276" w:lineRule="auto"/>
              <w:rPr>
                <w:rFonts w:ascii="Arial" w:eastAsia="Segoe UI" w:hAnsi="Arial" w:cs="Arial"/>
                <w:sz w:val="22"/>
                <w:szCs w:val="22"/>
              </w:rPr>
            </w:pPr>
            <w:ins w:id="255" w:author="Rebecca Yoo" w:date="2026-02-16T15:37:00Z" w16du:dateUtc="2026-02-16T22:37:00Z">
              <w:r w:rsidRPr="00D136CD">
                <w:rPr>
                  <w:rFonts w:ascii="Arial" w:eastAsia="Segoe UI" w:hAnsi="Arial" w:cs="Arial"/>
                  <w:sz w:val="22"/>
                  <w:szCs w:val="22"/>
                  <w:rPrChange w:id="256" w:author="Rebecca Yoo" w:date="2026-02-16T15:38:00Z" w16du:dateUtc="2026-02-16T22:38:00Z">
                    <w:rPr>
                      <w:rFonts w:ascii="Arial" w:eastAsia="Segoe UI" w:hAnsi="Arial" w:cs="Times New Roman"/>
                      <w:kern w:val="0"/>
                      <w:szCs w:val="20"/>
                      <w:lang w:eastAsia="en-US"/>
                      <w14:ligatures w14:val="none"/>
                    </w:rPr>
                  </w:rPrChange>
                </w:rPr>
                <w:t xml:space="preserve">Identify 2 </w:t>
              </w:r>
            </w:ins>
            <w:r w:rsidR="00CF37FC" w:rsidRPr="00D136CD">
              <w:rPr>
                <w:rFonts w:ascii="Arial" w:eastAsia="Segoe UI" w:hAnsi="Arial" w:cs="Arial"/>
                <w:sz w:val="22"/>
                <w:szCs w:val="22"/>
              </w:rPr>
              <w:t>variables</w:t>
            </w:r>
            <w:ins w:id="257" w:author="Rebecca Yoo" w:date="2026-02-16T15:37:00Z" w16du:dateUtc="2026-02-16T22:37:00Z">
              <w:r w:rsidRPr="00D136CD">
                <w:rPr>
                  <w:rFonts w:ascii="Arial" w:eastAsia="Segoe UI" w:hAnsi="Arial" w:cs="Arial"/>
                  <w:sz w:val="22"/>
                  <w:szCs w:val="22"/>
                  <w:rPrChange w:id="258" w:author="Rebecca Yoo" w:date="2026-02-16T15:38:00Z" w16du:dateUtc="2026-02-16T22:38:00Z">
                    <w:rPr>
                      <w:rFonts w:ascii="Arial" w:eastAsia="Segoe UI" w:hAnsi="Arial" w:cs="Times New Roman"/>
                      <w:kern w:val="0"/>
                      <w:szCs w:val="20"/>
                      <w:lang w:eastAsia="en-US"/>
                      <w14:ligatures w14:val="none"/>
                    </w:rPr>
                  </w:rPrChange>
                </w:rPr>
                <w:t xml:space="preserve"> with highest correlation</w:t>
              </w:r>
            </w:ins>
            <w:r w:rsidR="00CF37FC" w:rsidRPr="00D136CD">
              <w:rPr>
                <w:rFonts w:ascii="Arial" w:eastAsia="Segoe UI" w:hAnsi="Arial" w:cs="Arial"/>
                <w:sz w:val="22"/>
                <w:szCs w:val="22"/>
              </w:rPr>
              <w:t xml:space="preserve">. Use </w:t>
            </w:r>
            <w:r w:rsidR="00CF37FC" w:rsidRPr="00D136CD">
              <w:rPr>
                <w:rFonts w:ascii="Arial" w:eastAsia="Segoe UI" w:hAnsi="Arial" w:cs="Arial"/>
                <w:b/>
                <w:bCs/>
                <w:sz w:val="22"/>
                <w:szCs w:val="22"/>
              </w:rPr>
              <w:t>pwcorr</w:t>
            </w:r>
            <w:r w:rsidR="00CB29B1" w:rsidRPr="00D136CD">
              <w:rPr>
                <w:rFonts w:ascii="Arial" w:eastAsia="Segoe UI" w:hAnsi="Arial" w:cs="Arial"/>
                <w:b/>
                <w:bCs/>
                <w:sz w:val="22"/>
                <w:szCs w:val="22"/>
              </w:rPr>
              <w:t xml:space="preserve"> </w:t>
            </w:r>
            <w:r w:rsidR="00CB29B1" w:rsidRPr="00D136CD">
              <w:rPr>
                <w:rFonts w:ascii="Arial" w:eastAsia="Segoe UI" w:hAnsi="Arial" w:cs="Arial"/>
                <w:sz w:val="22"/>
                <w:szCs w:val="22"/>
              </w:rPr>
              <w:t>to find the variables with the highest correlation coefficient absolute value.</w:t>
            </w:r>
          </w:p>
          <w:p w14:paraId="7AD7914B" w14:textId="6D544E77" w:rsidR="00A53306" w:rsidRPr="00D136CD" w:rsidRDefault="00A53306"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Use a scatterplot and regression line to show the relationship.</w:t>
            </w:r>
          </w:p>
          <w:p w14:paraId="22646262" w14:textId="5EF46736" w:rsidR="00CC4F83" w:rsidRPr="00D136CD" w:rsidRDefault="00CC4F83"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Check my work by doublechecking correlation coefficient values. Annotate. Save.</w:t>
            </w:r>
          </w:p>
          <w:p w14:paraId="4F5C6A70" w14:textId="4E588440" w:rsidR="00A53306" w:rsidRPr="00D136CD" w:rsidRDefault="00A53306"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Copy the figure into </w:t>
            </w:r>
            <w:r w:rsidR="00CC4F83" w:rsidRPr="00D136CD">
              <w:rPr>
                <w:rFonts w:ascii="Arial" w:eastAsia="Segoe UI" w:hAnsi="Arial" w:cs="Arial"/>
                <w:sz w:val="22"/>
                <w:szCs w:val="22"/>
              </w:rPr>
              <w:t>the report.</w:t>
            </w:r>
          </w:p>
          <w:p w14:paraId="67F949B7" w14:textId="33C6C251" w:rsidR="00A53306" w:rsidRPr="00D136CD" w:rsidRDefault="00A53306"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Write description paragraph.</w:t>
            </w:r>
          </w:p>
          <w:p w14:paraId="5E581496" w14:textId="77777777" w:rsidR="002A627D" w:rsidRPr="00D136CD" w:rsidRDefault="002A627D"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Assess the level of correlation between overall height (stature) and the other measures of stature, stratified by sex</w:t>
            </w:r>
          </w:p>
          <w:p w14:paraId="5D90A5E2" w14:textId="2BCBC1AF" w:rsidR="002A627D" w:rsidRPr="00D136CD" w:rsidRDefault="002A627D"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bysort</w:t>
            </w:r>
            <w:r w:rsidR="00B30745" w:rsidRPr="00D136CD">
              <w:rPr>
                <w:rFonts w:ascii="Arial" w:eastAsia="Segoe UI" w:hAnsi="Arial" w:cs="Arial"/>
                <w:sz w:val="22"/>
                <w:szCs w:val="22"/>
              </w:rPr>
              <w:t xml:space="preserve"> and </w:t>
            </w:r>
            <w:r w:rsidR="00B30745" w:rsidRPr="00D136CD">
              <w:rPr>
                <w:rFonts w:ascii="Arial" w:eastAsia="Segoe UI" w:hAnsi="Arial" w:cs="Arial"/>
                <w:b/>
                <w:bCs/>
                <w:sz w:val="22"/>
                <w:szCs w:val="22"/>
              </w:rPr>
              <w:t>pwcorr</w:t>
            </w:r>
          </w:p>
          <w:p w14:paraId="43CB11BC" w14:textId="79992060" w:rsidR="00B30745" w:rsidRPr="00D136CD" w:rsidRDefault="00B30745"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Assess correlation coefficients</w:t>
            </w:r>
          </w:p>
          <w:p w14:paraId="494AD428" w14:textId="7EDC314A" w:rsidR="00B30745" w:rsidRPr="00D136CD" w:rsidRDefault="00A96949"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Copy the output into an excel sheet. </w:t>
            </w:r>
            <w:r w:rsidRPr="00D136CD">
              <w:rPr>
                <w:rFonts w:ascii="Arial" w:eastAsia="Segoe UI" w:hAnsi="Arial" w:cs="Arial"/>
                <w:sz w:val="22"/>
                <w:szCs w:val="22"/>
              </w:rPr>
              <w:t>O</w:t>
            </w:r>
            <w:r w:rsidRPr="00D136CD">
              <w:rPr>
                <w:rFonts w:ascii="Arial" w:eastAsia="Segoe UI" w:hAnsi="Arial" w:cs="Arial"/>
                <w:sz w:val="22"/>
                <w:szCs w:val="22"/>
              </w:rPr>
              <w:t xml:space="preserve">rganize </w:t>
            </w:r>
            <w:r w:rsidRPr="00D136CD">
              <w:rPr>
                <w:rFonts w:ascii="Arial" w:eastAsia="Segoe UI" w:hAnsi="Arial" w:cs="Arial"/>
                <w:sz w:val="22"/>
                <w:szCs w:val="22"/>
              </w:rPr>
              <w:t xml:space="preserve">data </w:t>
            </w:r>
            <w:r w:rsidRPr="00D136CD">
              <w:rPr>
                <w:rFonts w:ascii="Arial" w:eastAsia="Segoe UI" w:hAnsi="Arial" w:cs="Arial"/>
                <w:sz w:val="22"/>
                <w:szCs w:val="22"/>
              </w:rPr>
              <w:t>by males and females</w:t>
            </w:r>
            <w:r w:rsidRPr="00D136CD">
              <w:rPr>
                <w:rFonts w:ascii="Arial" w:eastAsia="Segoe UI" w:hAnsi="Arial" w:cs="Arial"/>
                <w:sz w:val="22"/>
                <w:szCs w:val="22"/>
              </w:rPr>
              <w:t>.</w:t>
            </w:r>
          </w:p>
          <w:p w14:paraId="04A5F1E9" w14:textId="77777777" w:rsidR="0052767C" w:rsidRPr="00D136CD" w:rsidRDefault="0052767C"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Check my work by doublechecking correlation coefficient values. Annotate. Save.</w:t>
            </w:r>
          </w:p>
          <w:p w14:paraId="46B2F319" w14:textId="7BF85B49" w:rsidR="00AF546A" w:rsidRPr="00D136CD" w:rsidRDefault="00AF546A"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Copy table into report.</w:t>
            </w:r>
          </w:p>
          <w:p w14:paraId="75A4312E" w14:textId="1750EB84" w:rsidR="00A96949" w:rsidRPr="00D136CD" w:rsidRDefault="0052767C"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Write description paragraph.</w:t>
            </w:r>
          </w:p>
          <w:p w14:paraId="7917693E" w14:textId="4F5370E3" w:rsidR="009F573A" w:rsidRPr="00D136CD" w:rsidRDefault="009F573A" w:rsidP="00BD5B83">
            <w:pPr>
              <w:pStyle w:val="ListParagraph"/>
              <w:numPr>
                <w:ilvl w:val="0"/>
                <w:numId w:val="5"/>
              </w:numPr>
              <w:spacing w:line="276" w:lineRule="auto"/>
              <w:rPr>
                <w:ins w:id="259" w:author="Rebecca Yoo" w:date="2026-02-16T15:37:00Z" w16du:dateUtc="2026-02-16T22:37:00Z"/>
                <w:rFonts w:ascii="Arial" w:eastAsia="Segoe UI" w:hAnsi="Arial" w:cs="Arial"/>
                <w:sz w:val="22"/>
                <w:szCs w:val="22"/>
                <w:rPrChange w:id="260" w:author="Rebecca Yoo" w:date="2026-02-16T15:38:00Z" w16du:dateUtc="2026-02-16T22:38:00Z">
                  <w:rPr>
                    <w:ins w:id="261" w:author="Rebecca Yoo" w:date="2026-02-16T15:37:00Z" w16du:dateUtc="2026-02-16T22:37:00Z"/>
                    <w:rFonts w:eastAsia="Segoe UI"/>
                    <w:lang w:eastAsia="ko-KR"/>
                  </w:rPr>
                </w:rPrChange>
              </w:rPr>
              <w:pPrChange w:id="262" w:author="Rebecca Yoo" w:date="2026-02-16T15:38:00Z" w16du:dateUtc="2026-02-16T22:38:00Z">
                <w:pPr/>
              </w:pPrChange>
            </w:pPr>
            <w:ins w:id="263" w:author="Rebecca Yoo" w:date="2026-02-16T15:37:00Z" w16du:dateUtc="2026-02-16T22:37:00Z">
              <w:r w:rsidRPr="00D136CD">
                <w:rPr>
                  <w:rFonts w:ascii="Arial" w:eastAsia="Segoe UI" w:hAnsi="Arial" w:cs="Arial"/>
                  <w:sz w:val="22"/>
                  <w:szCs w:val="22"/>
                  <w:rPrChange w:id="264" w:author="Rebecca Yoo" w:date="2026-02-16T15:38:00Z" w16du:dateUtc="2026-02-16T22:38:00Z">
                    <w:rPr>
                      <w:rFonts w:eastAsia="Segoe UI"/>
                    </w:rPr>
                  </w:rPrChange>
                </w:rPr>
                <w:t>Relationship b</w:t>
              </w:r>
            </w:ins>
            <w:r w:rsidR="0052767C" w:rsidRPr="00D136CD">
              <w:rPr>
                <w:rFonts w:ascii="Arial" w:eastAsia="Segoe UI" w:hAnsi="Arial" w:cs="Arial"/>
                <w:sz w:val="22"/>
                <w:szCs w:val="22"/>
              </w:rPr>
              <w:t>etween</w:t>
            </w:r>
            <w:ins w:id="265" w:author="Rebecca Yoo" w:date="2026-02-16T15:37:00Z" w16du:dateUtc="2026-02-16T22:37:00Z">
              <w:r w:rsidRPr="00D136CD">
                <w:rPr>
                  <w:rFonts w:ascii="Arial" w:eastAsia="Segoe UI" w:hAnsi="Arial" w:cs="Arial"/>
                  <w:sz w:val="22"/>
                  <w:szCs w:val="22"/>
                  <w:rPrChange w:id="266" w:author="Rebecca Yoo" w:date="2026-02-16T15:38:00Z" w16du:dateUtc="2026-02-16T22:38:00Z">
                    <w:rPr>
                      <w:rFonts w:eastAsia="Segoe UI"/>
                    </w:rPr>
                  </w:rPrChange>
                </w:rPr>
                <w:t xml:space="preserve"> actual and reported height and weight</w:t>
              </w:r>
            </w:ins>
          </w:p>
          <w:p w14:paraId="0B524596" w14:textId="7032B474" w:rsidR="00B544C3" w:rsidRPr="00D136CD" w:rsidRDefault="00B544C3"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Create variables for measured and reported height and weight</w:t>
            </w:r>
          </w:p>
          <w:p w14:paraId="0DB936E7" w14:textId="0BF226C2" w:rsidR="00452109" w:rsidRPr="00D136CD" w:rsidRDefault="00452109"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Use histogram graph and sum to understand the variables</w:t>
            </w:r>
          </w:p>
          <w:p w14:paraId="4A6D5C9B" w14:textId="4A5CF06B" w:rsidR="00692AE1" w:rsidRPr="00D136CD" w:rsidRDefault="00692AE1"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Check my work by </w:t>
            </w:r>
            <w:r w:rsidRPr="00D136CD">
              <w:rPr>
                <w:rFonts w:ascii="Arial" w:eastAsia="Segoe UI" w:hAnsi="Arial" w:cs="Arial"/>
                <w:sz w:val="22"/>
                <w:szCs w:val="22"/>
              </w:rPr>
              <w:t>assessing the figures</w:t>
            </w:r>
            <w:r w:rsidRPr="00D136CD">
              <w:rPr>
                <w:rFonts w:ascii="Arial" w:eastAsia="Segoe UI" w:hAnsi="Arial" w:cs="Arial"/>
                <w:sz w:val="22"/>
                <w:szCs w:val="22"/>
              </w:rPr>
              <w:t>. Annotate. Save.</w:t>
            </w:r>
          </w:p>
          <w:p w14:paraId="1C21928C" w14:textId="4C03C8DE" w:rsidR="00692AE1" w:rsidRPr="00D136CD" w:rsidRDefault="00692AE1"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Copy </w:t>
            </w:r>
            <w:r w:rsidRPr="00D136CD">
              <w:rPr>
                <w:rFonts w:ascii="Arial" w:eastAsia="Segoe UI" w:hAnsi="Arial" w:cs="Arial"/>
                <w:sz w:val="22"/>
                <w:szCs w:val="22"/>
              </w:rPr>
              <w:t>figure</w:t>
            </w:r>
            <w:r w:rsidRPr="00D136CD">
              <w:rPr>
                <w:rFonts w:ascii="Arial" w:eastAsia="Segoe UI" w:hAnsi="Arial" w:cs="Arial"/>
                <w:sz w:val="22"/>
                <w:szCs w:val="22"/>
              </w:rPr>
              <w:t xml:space="preserve"> into report.</w:t>
            </w:r>
          </w:p>
          <w:p w14:paraId="0E8A466F" w14:textId="5298A479" w:rsidR="00692AE1" w:rsidRPr="00D136CD" w:rsidRDefault="00692AE1"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Write description paragraph.</w:t>
            </w:r>
          </w:p>
          <w:p w14:paraId="718623CF" w14:textId="3B53A32F" w:rsidR="00B544C3" w:rsidRPr="00D136CD" w:rsidRDefault="007A4B36"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Reported and measured d</w:t>
            </w:r>
            <w:r w:rsidR="009E02D9" w:rsidRPr="00D136CD">
              <w:rPr>
                <w:rFonts w:ascii="Arial" w:eastAsia="Segoe UI" w:hAnsi="Arial" w:cs="Arial"/>
                <w:sz w:val="22"/>
                <w:szCs w:val="22"/>
              </w:rPr>
              <w:t>ifferences compared across sex</w:t>
            </w:r>
            <w:r w:rsidRPr="00D136CD">
              <w:rPr>
                <w:rFonts w:ascii="Arial" w:eastAsia="Segoe UI" w:hAnsi="Arial" w:cs="Arial"/>
                <w:sz w:val="22"/>
                <w:szCs w:val="22"/>
              </w:rPr>
              <w:t>: weight</w:t>
            </w:r>
          </w:p>
          <w:p w14:paraId="1D0E5422" w14:textId="62E8AD36" w:rsidR="009E02D9" w:rsidRPr="00D136CD" w:rsidRDefault="00DC6933"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graph</w:t>
            </w:r>
            <w:r w:rsidRPr="00D136CD">
              <w:rPr>
                <w:rFonts w:ascii="Arial" w:eastAsia="Segoe UI" w:hAnsi="Arial" w:cs="Arial"/>
                <w:sz w:val="22"/>
                <w:szCs w:val="22"/>
              </w:rPr>
              <w:t xml:space="preserve"> </w:t>
            </w:r>
            <w:r w:rsidRPr="00D136CD">
              <w:rPr>
                <w:rFonts w:ascii="Arial" w:eastAsia="Segoe UI" w:hAnsi="Arial" w:cs="Arial"/>
                <w:b/>
                <w:bCs/>
                <w:sz w:val="22"/>
                <w:szCs w:val="22"/>
              </w:rPr>
              <w:t>sum</w:t>
            </w:r>
            <w:r w:rsidRPr="00D136CD">
              <w:rPr>
                <w:rFonts w:ascii="Arial" w:eastAsia="Segoe UI" w:hAnsi="Arial" w:cs="Arial"/>
                <w:sz w:val="22"/>
                <w:szCs w:val="22"/>
              </w:rPr>
              <w:t xml:space="preserve"> and </w:t>
            </w:r>
            <w:r w:rsidRPr="00D136CD">
              <w:rPr>
                <w:rFonts w:ascii="Arial" w:eastAsia="Segoe UI" w:hAnsi="Arial" w:cs="Arial"/>
                <w:b/>
                <w:bCs/>
                <w:sz w:val="22"/>
                <w:szCs w:val="22"/>
              </w:rPr>
              <w:t>histogram</w:t>
            </w:r>
            <w:r w:rsidRPr="00D136CD">
              <w:rPr>
                <w:rFonts w:ascii="Arial" w:eastAsia="Segoe UI" w:hAnsi="Arial" w:cs="Arial"/>
                <w:sz w:val="22"/>
                <w:szCs w:val="22"/>
              </w:rPr>
              <w:t xml:space="preserve"> to view the differences</w:t>
            </w:r>
          </w:p>
          <w:p w14:paraId="4BAE3F0C" w14:textId="3AC9B9AE" w:rsidR="00DC6933" w:rsidRPr="00D136CD" w:rsidRDefault="00DC6933"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Adjust</w:t>
            </w:r>
            <w:r w:rsidR="00F5224A" w:rsidRPr="00D136CD">
              <w:rPr>
                <w:rFonts w:ascii="Arial" w:eastAsia="Segoe UI" w:hAnsi="Arial" w:cs="Arial"/>
                <w:sz w:val="22"/>
                <w:szCs w:val="22"/>
              </w:rPr>
              <w:t xml:space="preserve"> the data and outliers to see how the range and understandability of the </w:t>
            </w:r>
            <w:r w:rsidR="009A1150" w:rsidRPr="00D136CD">
              <w:rPr>
                <w:rFonts w:ascii="Arial" w:eastAsia="Segoe UI" w:hAnsi="Arial" w:cs="Arial"/>
                <w:sz w:val="22"/>
                <w:szCs w:val="22"/>
              </w:rPr>
              <w:t>analysis changes</w:t>
            </w:r>
          </w:p>
          <w:p w14:paraId="1E79F652" w14:textId="0B79E4A3" w:rsidR="009A1150" w:rsidRPr="00D136CD" w:rsidRDefault="009A1150"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Produce a boxplot and import to report</w:t>
            </w:r>
          </w:p>
          <w:p w14:paraId="51BB90AC" w14:textId="02AA48BE" w:rsidR="009A1150" w:rsidRPr="00D136CD" w:rsidRDefault="009A1150"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Check my work. Annotate. Save.</w:t>
            </w:r>
          </w:p>
          <w:p w14:paraId="2120E145" w14:textId="6E1173D8" w:rsidR="00A147CF" w:rsidRPr="00D136CD" w:rsidRDefault="00A147CF"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Comparison between reported and measured height</w:t>
            </w:r>
          </w:p>
          <w:p w14:paraId="52435C8B" w14:textId="77777777" w:rsidR="00A147CF" w:rsidRPr="00D136CD" w:rsidRDefault="00A147CF"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graph</w:t>
            </w:r>
            <w:r w:rsidRPr="00D136CD">
              <w:rPr>
                <w:rFonts w:ascii="Arial" w:eastAsia="Segoe UI" w:hAnsi="Arial" w:cs="Arial"/>
                <w:sz w:val="22"/>
                <w:szCs w:val="22"/>
              </w:rPr>
              <w:t xml:space="preserve"> </w:t>
            </w:r>
            <w:r w:rsidRPr="00D136CD">
              <w:rPr>
                <w:rFonts w:ascii="Arial" w:eastAsia="Segoe UI" w:hAnsi="Arial" w:cs="Arial"/>
                <w:b/>
                <w:bCs/>
                <w:sz w:val="22"/>
                <w:szCs w:val="22"/>
              </w:rPr>
              <w:t>sum</w:t>
            </w:r>
            <w:r w:rsidRPr="00D136CD">
              <w:rPr>
                <w:rFonts w:ascii="Arial" w:eastAsia="Segoe UI" w:hAnsi="Arial" w:cs="Arial"/>
                <w:sz w:val="22"/>
                <w:szCs w:val="22"/>
              </w:rPr>
              <w:t xml:space="preserve"> and </w:t>
            </w:r>
            <w:r w:rsidRPr="00D136CD">
              <w:rPr>
                <w:rFonts w:ascii="Arial" w:eastAsia="Segoe UI" w:hAnsi="Arial" w:cs="Arial"/>
                <w:b/>
                <w:bCs/>
                <w:sz w:val="22"/>
                <w:szCs w:val="22"/>
              </w:rPr>
              <w:t>histogram</w:t>
            </w:r>
            <w:r w:rsidRPr="00D136CD">
              <w:rPr>
                <w:rFonts w:ascii="Arial" w:eastAsia="Segoe UI" w:hAnsi="Arial" w:cs="Arial"/>
                <w:sz w:val="22"/>
                <w:szCs w:val="22"/>
              </w:rPr>
              <w:t xml:space="preserve"> to view the differences</w:t>
            </w:r>
          </w:p>
          <w:p w14:paraId="7D422EB6" w14:textId="77777777" w:rsidR="00A147CF" w:rsidRPr="00D136CD" w:rsidRDefault="00A147CF"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Adjust the data and outliers to see how the range and understandability of the analysis changes</w:t>
            </w:r>
          </w:p>
          <w:p w14:paraId="6F0703BC" w14:textId="77777777" w:rsidR="00A147CF" w:rsidRPr="00D136CD" w:rsidRDefault="00A147CF"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lastRenderedPageBreak/>
              <w:t>Produce a boxplot and import to report</w:t>
            </w:r>
          </w:p>
          <w:p w14:paraId="6581D061" w14:textId="3323330D" w:rsidR="00A147CF" w:rsidRPr="00D136CD" w:rsidRDefault="00A147CF"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Check my work. Annotate. Save.</w:t>
            </w:r>
          </w:p>
          <w:p w14:paraId="70BFEB5F" w14:textId="67ED9959" w:rsidR="009F573A" w:rsidRPr="00D136CD" w:rsidRDefault="009F573A" w:rsidP="00BD5B83">
            <w:pPr>
              <w:pStyle w:val="ListParagraph"/>
              <w:numPr>
                <w:ilvl w:val="0"/>
                <w:numId w:val="5"/>
              </w:numPr>
              <w:spacing w:line="276" w:lineRule="auto"/>
              <w:rPr>
                <w:ins w:id="267" w:author="Rebecca Yoo" w:date="2026-02-16T15:37:00Z" w16du:dateUtc="2026-02-16T22:37:00Z"/>
                <w:rFonts w:ascii="Arial" w:eastAsia="Segoe UI" w:hAnsi="Arial" w:cs="Arial"/>
                <w:sz w:val="22"/>
                <w:szCs w:val="22"/>
                <w:rPrChange w:id="268" w:author="Rebecca Yoo" w:date="2026-02-16T15:38:00Z" w16du:dateUtc="2026-02-16T22:38:00Z">
                  <w:rPr>
                    <w:ins w:id="269" w:author="Rebecca Yoo" w:date="2026-02-16T15:37:00Z" w16du:dateUtc="2026-02-16T22:37:00Z"/>
                    <w:rFonts w:eastAsia="Segoe UI"/>
                    <w:lang w:eastAsia="ko-KR"/>
                  </w:rPr>
                </w:rPrChange>
              </w:rPr>
              <w:pPrChange w:id="270" w:author="Rebecca Yoo" w:date="2026-02-16T15:38:00Z" w16du:dateUtc="2026-02-16T22:38:00Z">
                <w:pPr/>
              </w:pPrChange>
            </w:pPr>
            <w:ins w:id="271" w:author="Rebecca Yoo" w:date="2026-02-16T15:37:00Z" w16du:dateUtc="2026-02-16T22:37:00Z">
              <w:r w:rsidRPr="00D136CD">
                <w:rPr>
                  <w:rFonts w:ascii="Arial" w:eastAsia="Segoe UI" w:hAnsi="Arial" w:cs="Arial"/>
                  <w:sz w:val="22"/>
                  <w:szCs w:val="22"/>
                  <w:rPrChange w:id="272" w:author="Rebecca Yoo" w:date="2026-02-16T15:38:00Z" w16du:dateUtc="2026-02-16T22:38:00Z">
                    <w:rPr>
                      <w:rFonts w:eastAsia="Segoe UI"/>
                    </w:rPr>
                  </w:rPrChange>
                </w:rPr>
                <w:t>Relationship derived 'body type' and weight/BMI</w:t>
              </w:r>
            </w:ins>
          </w:p>
          <w:p w14:paraId="0DB58CCF" w14:textId="2A074C42" w:rsidR="009F573A" w:rsidRPr="00D136CD" w:rsidRDefault="00B90762"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 xml:space="preserve">Use </w:t>
            </w:r>
            <w:r w:rsidRPr="00D136CD">
              <w:rPr>
                <w:rFonts w:ascii="Arial" w:eastAsia="Segoe UI" w:hAnsi="Arial" w:cs="Arial"/>
                <w:b/>
                <w:bCs/>
                <w:sz w:val="22"/>
                <w:szCs w:val="22"/>
              </w:rPr>
              <w:t>heatplot</w:t>
            </w:r>
            <w:r w:rsidRPr="00D136CD">
              <w:rPr>
                <w:rFonts w:ascii="Arial" w:eastAsia="Segoe UI" w:hAnsi="Arial" w:cs="Arial"/>
                <w:sz w:val="22"/>
                <w:szCs w:val="22"/>
              </w:rPr>
              <w:t xml:space="preserve">, once for each sex, to show </w:t>
            </w:r>
            <w:r w:rsidR="00B86392" w:rsidRPr="00D136CD">
              <w:rPr>
                <w:rFonts w:ascii="Arial" w:eastAsia="Segoe UI" w:hAnsi="Arial" w:cs="Arial"/>
                <w:sz w:val="22"/>
                <w:szCs w:val="22"/>
              </w:rPr>
              <w:t>how weight and BMI are distributed across the different body types</w:t>
            </w:r>
          </w:p>
          <w:p w14:paraId="2E517800" w14:textId="378C73FD" w:rsidR="00B86392" w:rsidRPr="00D136CD" w:rsidRDefault="00B86392"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Copy the figure into the report</w:t>
            </w:r>
          </w:p>
          <w:p w14:paraId="25673CA3" w14:textId="7AB2948C" w:rsidR="00B86392" w:rsidRPr="00D136CD" w:rsidRDefault="00B86392" w:rsidP="00BD5B83">
            <w:pPr>
              <w:pStyle w:val="ListParagraph"/>
              <w:numPr>
                <w:ilvl w:val="1"/>
                <w:numId w:val="5"/>
              </w:numPr>
              <w:spacing w:line="276" w:lineRule="auto"/>
              <w:rPr>
                <w:ins w:id="273" w:author="Rebecca Yoo" w:date="2026-02-16T15:37:00Z" w16du:dateUtc="2026-02-16T22:37:00Z"/>
                <w:rFonts w:ascii="Arial" w:eastAsia="Segoe UI" w:hAnsi="Arial" w:cs="Arial"/>
                <w:sz w:val="22"/>
                <w:szCs w:val="22"/>
                <w:rPrChange w:id="274" w:author="Rebecca Yoo" w:date="2026-02-16T15:38:00Z" w16du:dateUtc="2026-02-16T22:38:00Z">
                  <w:rPr>
                    <w:ins w:id="275" w:author="Rebecca Yoo" w:date="2026-02-16T15:37:00Z" w16du:dateUtc="2026-02-16T22:37:00Z"/>
                    <w:rFonts w:eastAsia="Segoe UI"/>
                  </w:rPr>
                </w:rPrChange>
              </w:rPr>
            </w:pPr>
            <w:ins w:id="276" w:author="Rebecca Yoo" w:date="2026-02-16T15:37:00Z" w16du:dateUtc="2026-02-16T22:37:00Z">
              <w:r w:rsidRPr="00D136CD">
                <w:rPr>
                  <w:rFonts w:ascii="Arial" w:eastAsia="Segoe UI" w:hAnsi="Arial" w:cs="Arial"/>
                  <w:sz w:val="22"/>
                  <w:szCs w:val="22"/>
                  <w:rPrChange w:id="277" w:author="Rebecca Yoo" w:date="2026-02-16T15:38:00Z" w16du:dateUtc="2026-02-16T22:38:00Z">
                    <w:rPr>
                      <w:rFonts w:ascii="Arial" w:eastAsia="Segoe UI" w:hAnsi="Arial" w:cs="Times New Roman"/>
                      <w:kern w:val="0"/>
                      <w:szCs w:val="20"/>
                      <w:lang w:eastAsia="en-US"/>
                      <w14:ligatures w14:val="none"/>
                    </w:rPr>
                  </w:rPrChange>
                </w:rPr>
                <w:t>Check work. Annotate. Save.</w:t>
              </w:r>
            </w:ins>
          </w:p>
          <w:p w14:paraId="05C28955" w14:textId="27695B77" w:rsidR="009F573A" w:rsidRPr="00D136CD" w:rsidRDefault="00B86392" w:rsidP="00BD5B83">
            <w:pPr>
              <w:pStyle w:val="ListParagraph"/>
              <w:numPr>
                <w:ilvl w:val="1"/>
                <w:numId w:val="5"/>
              </w:numPr>
              <w:spacing w:line="276" w:lineRule="auto"/>
              <w:rPr>
                <w:ins w:id="278" w:author="Rebecca Yoo" w:date="2026-02-16T15:36:00Z" w16du:dateUtc="2026-02-16T22:36:00Z"/>
                <w:rFonts w:ascii="Arial" w:eastAsia="Segoe UI" w:hAnsi="Arial" w:cs="Arial"/>
                <w:sz w:val="22"/>
                <w:szCs w:val="22"/>
                <w:rPrChange w:id="279" w:author="Rebecca Yoo" w:date="2026-02-16T15:38:00Z" w16du:dateUtc="2026-02-16T22:38:00Z">
                  <w:rPr>
                    <w:ins w:id="280" w:author="Rebecca Yoo" w:date="2026-02-16T15:36:00Z" w16du:dateUtc="2026-02-16T22:36:00Z"/>
                    <w:rFonts w:eastAsia="Segoe UI"/>
                  </w:rPr>
                </w:rPrChange>
              </w:rPr>
            </w:pPr>
            <w:r w:rsidRPr="00D136CD">
              <w:rPr>
                <w:rFonts w:ascii="Arial" w:eastAsia="Segoe UI" w:hAnsi="Arial" w:cs="Arial"/>
                <w:sz w:val="22"/>
                <w:szCs w:val="22"/>
              </w:rPr>
              <w:t>Write d</w:t>
            </w:r>
            <w:ins w:id="281" w:author="Rebecca Yoo" w:date="2026-02-16T15:37:00Z" w16du:dateUtc="2026-02-16T22:37:00Z">
              <w:r w:rsidR="009F573A" w:rsidRPr="00D136CD">
                <w:rPr>
                  <w:rFonts w:ascii="Arial" w:eastAsia="Segoe UI" w:hAnsi="Arial" w:cs="Arial"/>
                  <w:sz w:val="22"/>
                  <w:szCs w:val="22"/>
                  <w:rPrChange w:id="282" w:author="Rebecca Yoo" w:date="2026-02-16T15:38:00Z" w16du:dateUtc="2026-02-16T22:38:00Z">
                    <w:rPr>
                      <w:rFonts w:ascii="Arial" w:eastAsia="Segoe UI" w:hAnsi="Arial" w:cs="Times New Roman"/>
                      <w:kern w:val="0"/>
                      <w:szCs w:val="20"/>
                      <w:lang w:eastAsia="en-US"/>
                      <w14:ligatures w14:val="none"/>
                    </w:rPr>
                  </w:rPrChange>
                </w:rPr>
                <w:t>escription paragraph</w:t>
              </w:r>
            </w:ins>
          </w:p>
        </w:tc>
      </w:tr>
      <w:tr w:rsidR="009F573A" w:rsidRPr="00D136CD" w14:paraId="068759B7" w14:textId="77777777" w:rsidTr="002B79CF">
        <w:tc>
          <w:tcPr>
            <w:tcW w:w="1716" w:type="dxa"/>
          </w:tcPr>
          <w:p w14:paraId="1988AFCC" w14:textId="75CEE2E1" w:rsidR="009F573A" w:rsidRPr="00D136CD" w:rsidRDefault="009F573A" w:rsidP="00BD5B83">
            <w:pPr>
              <w:spacing w:line="276" w:lineRule="auto"/>
              <w:rPr>
                <w:rFonts w:eastAsia="Segoe UI" w:cs="Arial"/>
                <w:sz w:val="22"/>
                <w:szCs w:val="22"/>
                <w:lang w:eastAsia="ko-KR"/>
              </w:rPr>
            </w:pPr>
            <w:r w:rsidRPr="00D136CD">
              <w:rPr>
                <w:rFonts w:eastAsia="Segoe UI" w:cs="Arial"/>
                <w:sz w:val="22"/>
                <w:szCs w:val="22"/>
                <w:lang w:eastAsia="ko-KR"/>
              </w:rPr>
              <w:t>Review</w:t>
            </w:r>
          </w:p>
        </w:tc>
        <w:tc>
          <w:tcPr>
            <w:tcW w:w="11068" w:type="dxa"/>
          </w:tcPr>
          <w:p w14:paraId="67CF2FE6"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Check variable labels</w:t>
            </w:r>
          </w:p>
          <w:p w14:paraId="3D9BDF3B" w14:textId="77777777" w:rsidR="009F573A" w:rsidRPr="00D136CD" w:rsidRDefault="009F573A"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Check unreasonable values</w:t>
            </w:r>
          </w:p>
          <w:p w14:paraId="42DB9236" w14:textId="77777777" w:rsidR="007B3222" w:rsidRPr="00D136CD" w:rsidRDefault="002E16FC" w:rsidP="00BD5B83">
            <w:pPr>
              <w:pStyle w:val="ListParagraph"/>
              <w:numPr>
                <w:ilvl w:val="0"/>
                <w:numId w:val="5"/>
              </w:numPr>
              <w:spacing w:line="276" w:lineRule="auto"/>
              <w:rPr>
                <w:rFonts w:ascii="Arial" w:eastAsia="Segoe UI" w:hAnsi="Arial" w:cs="Arial"/>
                <w:sz w:val="22"/>
                <w:szCs w:val="22"/>
              </w:rPr>
            </w:pPr>
            <w:r w:rsidRPr="00D136CD">
              <w:rPr>
                <w:rFonts w:ascii="Arial" w:eastAsia="Segoe UI" w:hAnsi="Arial" w:cs="Arial"/>
                <w:sz w:val="22"/>
                <w:szCs w:val="22"/>
              </w:rPr>
              <w:t>Report</w:t>
            </w:r>
          </w:p>
          <w:p w14:paraId="4246AF7F" w14:textId="77777777" w:rsidR="002E16FC" w:rsidRPr="00D136CD" w:rsidRDefault="002E16FC"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Review content</w:t>
            </w:r>
          </w:p>
          <w:p w14:paraId="2BCCF762" w14:textId="073FA8D1" w:rsidR="002E16FC" w:rsidRPr="00D136CD" w:rsidRDefault="002E16FC" w:rsidP="00BD5B83">
            <w:pPr>
              <w:pStyle w:val="ListParagraph"/>
              <w:numPr>
                <w:ilvl w:val="1"/>
                <w:numId w:val="5"/>
              </w:numPr>
              <w:spacing w:line="276" w:lineRule="auto"/>
              <w:rPr>
                <w:rFonts w:ascii="Arial" w:eastAsia="Segoe UI" w:hAnsi="Arial" w:cs="Arial"/>
                <w:sz w:val="22"/>
                <w:szCs w:val="22"/>
              </w:rPr>
            </w:pPr>
            <w:r w:rsidRPr="00D136CD">
              <w:rPr>
                <w:rFonts w:ascii="Arial" w:eastAsia="Segoe UI" w:hAnsi="Arial" w:cs="Arial"/>
                <w:sz w:val="22"/>
                <w:szCs w:val="22"/>
              </w:rPr>
              <w:t>Format</w:t>
            </w:r>
          </w:p>
        </w:tc>
      </w:tr>
      <w:tr w:rsidR="009F573A" w:rsidRPr="00D136CD" w14:paraId="53051765" w14:textId="77777777" w:rsidTr="002B79CF">
        <w:trPr>
          <w:ins w:id="283" w:author="Rebecca Yoo" w:date="2026-02-16T15:37:00Z"/>
        </w:trPr>
        <w:tc>
          <w:tcPr>
            <w:tcW w:w="1716" w:type="dxa"/>
          </w:tcPr>
          <w:p w14:paraId="6A81F53B" w14:textId="2AE52F50" w:rsidR="009F573A" w:rsidRPr="00D136CD" w:rsidRDefault="009F573A" w:rsidP="00BD5B83">
            <w:pPr>
              <w:spacing w:line="276" w:lineRule="auto"/>
              <w:rPr>
                <w:ins w:id="284" w:author="Rebecca Yoo" w:date="2026-02-16T15:37:00Z" w16du:dateUtc="2026-02-16T22:37:00Z"/>
                <w:rFonts w:eastAsia="Segoe UI" w:cs="Arial"/>
                <w:sz w:val="22"/>
                <w:szCs w:val="22"/>
                <w:lang w:eastAsia="ko-KR"/>
                <w:rPrChange w:id="285" w:author="Rebecca Yoo" w:date="2026-02-16T15:38:00Z" w16du:dateUtc="2026-02-16T22:38:00Z">
                  <w:rPr>
                    <w:ins w:id="286" w:author="Rebecca Yoo" w:date="2026-02-16T15:37:00Z" w16du:dateUtc="2026-02-16T22:37:00Z"/>
                    <w:rFonts w:eastAsia="Segoe UI"/>
                    <w:lang w:eastAsia="ko-KR"/>
                  </w:rPr>
                </w:rPrChange>
              </w:rPr>
            </w:pPr>
            <w:ins w:id="287" w:author="Rebecca Yoo" w:date="2026-02-16T15:37:00Z" w16du:dateUtc="2026-02-16T22:37:00Z">
              <w:r w:rsidRPr="00D136CD">
                <w:rPr>
                  <w:rFonts w:eastAsia="Segoe UI" w:cs="Arial"/>
                  <w:sz w:val="22"/>
                  <w:szCs w:val="22"/>
                  <w:lang w:eastAsia="ko-KR"/>
                  <w:rPrChange w:id="288" w:author="Rebecca Yoo" w:date="2026-02-16T15:38:00Z" w16du:dateUtc="2026-02-16T22:38:00Z">
                    <w:rPr>
                      <w:rFonts w:eastAsia="Segoe UI"/>
                      <w:lang w:eastAsia="ko-KR"/>
                    </w:rPr>
                  </w:rPrChange>
                </w:rPr>
                <w:t>Appendix</w:t>
              </w:r>
            </w:ins>
          </w:p>
        </w:tc>
        <w:tc>
          <w:tcPr>
            <w:tcW w:w="11068" w:type="dxa"/>
          </w:tcPr>
          <w:p w14:paraId="1788CEDF" w14:textId="44C27FF2" w:rsidR="009F573A" w:rsidRPr="00D136CD" w:rsidRDefault="002B79CF" w:rsidP="00BD5B83">
            <w:pPr>
              <w:pStyle w:val="ListParagraph"/>
              <w:numPr>
                <w:ilvl w:val="0"/>
                <w:numId w:val="5"/>
              </w:numPr>
              <w:spacing w:line="276" w:lineRule="auto"/>
              <w:rPr>
                <w:ins w:id="289" w:author="Rebecca Yoo" w:date="2026-02-16T15:37:00Z" w16du:dateUtc="2026-02-16T22:37:00Z"/>
                <w:rFonts w:ascii="Arial" w:eastAsia="Segoe UI" w:hAnsi="Arial" w:cs="Arial"/>
                <w:sz w:val="22"/>
                <w:szCs w:val="22"/>
                <w:rPrChange w:id="290" w:author="Rebecca Yoo" w:date="2026-02-16T15:38:00Z" w16du:dateUtc="2026-02-16T22:38:00Z">
                  <w:rPr>
                    <w:ins w:id="291" w:author="Rebecca Yoo" w:date="2026-02-16T15:37:00Z" w16du:dateUtc="2026-02-16T22:37:00Z"/>
                    <w:rFonts w:eastAsia="Segoe UI"/>
                    <w:lang w:eastAsia="ko-KR"/>
                  </w:rPr>
                </w:rPrChange>
              </w:rPr>
              <w:pPrChange w:id="292" w:author="Rebecca Yoo" w:date="2026-02-16T15:38:00Z" w16du:dateUtc="2026-02-16T22:38:00Z">
                <w:pPr/>
              </w:pPrChange>
            </w:pPr>
            <w:r w:rsidRPr="00D136CD">
              <w:rPr>
                <w:rFonts w:ascii="Arial" w:eastAsia="Segoe UI" w:hAnsi="Arial" w:cs="Arial"/>
                <w:sz w:val="22"/>
                <w:szCs w:val="22"/>
              </w:rPr>
              <w:t>Copy in s</w:t>
            </w:r>
            <w:ins w:id="293" w:author="Rebecca Yoo" w:date="2026-02-16T15:37:00Z" w16du:dateUtc="2026-02-16T22:37:00Z">
              <w:r w:rsidR="009F573A" w:rsidRPr="00D136CD">
                <w:rPr>
                  <w:rFonts w:ascii="Arial" w:eastAsia="Segoe UI" w:hAnsi="Arial" w:cs="Arial"/>
                  <w:sz w:val="22"/>
                  <w:szCs w:val="22"/>
                  <w:rPrChange w:id="294" w:author="Rebecca Yoo" w:date="2026-02-16T15:38:00Z" w16du:dateUtc="2026-02-16T22:38:00Z">
                    <w:rPr>
                      <w:rFonts w:eastAsia="Segoe UI"/>
                    </w:rPr>
                  </w:rPrChange>
                </w:rPr>
                <w:t>tata code</w:t>
              </w:r>
            </w:ins>
          </w:p>
          <w:p w14:paraId="16A9CDED" w14:textId="76750DCF" w:rsidR="009F573A" w:rsidRPr="00D136CD" w:rsidRDefault="009F573A" w:rsidP="00BD5B83">
            <w:pPr>
              <w:pStyle w:val="ListParagraph"/>
              <w:numPr>
                <w:ilvl w:val="0"/>
                <w:numId w:val="5"/>
              </w:numPr>
              <w:spacing w:line="276" w:lineRule="auto"/>
              <w:rPr>
                <w:ins w:id="295" w:author="Rebecca Yoo" w:date="2026-02-16T15:37:00Z" w16du:dateUtc="2026-02-16T22:37:00Z"/>
                <w:rFonts w:ascii="Arial" w:eastAsia="Segoe UI" w:hAnsi="Arial" w:cs="Arial"/>
                <w:sz w:val="22"/>
                <w:szCs w:val="22"/>
                <w:rPrChange w:id="296" w:author="Rebecca Yoo" w:date="2026-02-16T15:38:00Z" w16du:dateUtc="2026-02-16T22:38:00Z">
                  <w:rPr>
                    <w:ins w:id="297" w:author="Rebecca Yoo" w:date="2026-02-16T15:37:00Z" w16du:dateUtc="2026-02-16T22:37:00Z"/>
                    <w:rFonts w:eastAsia="Segoe UI"/>
                    <w:lang w:eastAsia="ko-KR"/>
                  </w:rPr>
                </w:rPrChange>
              </w:rPr>
              <w:pPrChange w:id="298" w:author="Rebecca Yoo" w:date="2026-02-16T15:38:00Z" w16du:dateUtc="2026-02-16T22:38:00Z">
                <w:pPr/>
              </w:pPrChange>
            </w:pPr>
            <w:ins w:id="299" w:author="Rebecca Yoo" w:date="2026-02-16T15:37:00Z" w16du:dateUtc="2026-02-16T22:37:00Z">
              <w:r w:rsidRPr="00D136CD">
                <w:rPr>
                  <w:rFonts w:ascii="Arial" w:eastAsia="Segoe UI" w:hAnsi="Arial" w:cs="Arial"/>
                  <w:sz w:val="22"/>
                  <w:szCs w:val="22"/>
                  <w:rPrChange w:id="300" w:author="Rebecca Yoo" w:date="2026-02-16T15:38:00Z" w16du:dateUtc="2026-02-16T22:38:00Z">
                    <w:rPr>
                      <w:rFonts w:eastAsia="Segoe UI"/>
                    </w:rPr>
                  </w:rPrChange>
                </w:rPr>
                <w:t>Save word doc.</w:t>
              </w:r>
            </w:ins>
          </w:p>
        </w:tc>
      </w:tr>
      <w:tr w:rsidR="009F573A" w:rsidRPr="00D136CD" w14:paraId="4CD1168C" w14:textId="77777777" w:rsidTr="002B79CF">
        <w:trPr>
          <w:ins w:id="301" w:author="Rebecca Yoo" w:date="2026-02-16T15:37:00Z"/>
        </w:trPr>
        <w:tc>
          <w:tcPr>
            <w:tcW w:w="1716" w:type="dxa"/>
          </w:tcPr>
          <w:p w14:paraId="7B6878BF" w14:textId="30C24892" w:rsidR="009F573A" w:rsidRPr="00D136CD" w:rsidRDefault="009F573A" w:rsidP="00BD5B83">
            <w:pPr>
              <w:spacing w:line="276" w:lineRule="auto"/>
              <w:rPr>
                <w:ins w:id="302" w:author="Rebecca Yoo" w:date="2026-02-16T15:37:00Z" w16du:dateUtc="2026-02-16T22:37:00Z"/>
                <w:rFonts w:eastAsia="Segoe UI" w:cs="Arial"/>
                <w:sz w:val="22"/>
                <w:szCs w:val="22"/>
                <w:lang w:eastAsia="ko-KR"/>
                <w:rPrChange w:id="303" w:author="Rebecca Yoo" w:date="2026-02-16T15:38:00Z" w16du:dateUtc="2026-02-16T22:38:00Z">
                  <w:rPr>
                    <w:ins w:id="304" w:author="Rebecca Yoo" w:date="2026-02-16T15:37:00Z" w16du:dateUtc="2026-02-16T22:37:00Z"/>
                    <w:rFonts w:eastAsia="Segoe UI"/>
                    <w:lang w:eastAsia="ko-KR"/>
                  </w:rPr>
                </w:rPrChange>
              </w:rPr>
            </w:pPr>
            <w:ins w:id="305" w:author="Rebecca Yoo" w:date="2026-02-16T15:37:00Z" w16du:dateUtc="2026-02-16T22:37:00Z">
              <w:r w:rsidRPr="00D136CD">
                <w:rPr>
                  <w:rFonts w:eastAsia="Segoe UI" w:cs="Arial"/>
                  <w:sz w:val="22"/>
                  <w:szCs w:val="22"/>
                  <w:lang w:eastAsia="ko-KR"/>
                  <w:rPrChange w:id="306" w:author="Rebecca Yoo" w:date="2026-02-16T15:38:00Z" w16du:dateUtc="2026-02-16T22:38:00Z">
                    <w:rPr>
                      <w:rFonts w:eastAsia="Segoe UI"/>
                      <w:lang w:eastAsia="ko-KR"/>
                    </w:rPr>
                  </w:rPrChange>
                </w:rPr>
                <w:t>Upload project</w:t>
              </w:r>
            </w:ins>
          </w:p>
        </w:tc>
        <w:tc>
          <w:tcPr>
            <w:tcW w:w="11068" w:type="dxa"/>
          </w:tcPr>
          <w:p w14:paraId="71ED3DF5" w14:textId="1110BD36" w:rsidR="009F573A" w:rsidRPr="00D136CD" w:rsidRDefault="002B79CF" w:rsidP="00BD5B83">
            <w:pPr>
              <w:pStyle w:val="ListParagraph"/>
              <w:numPr>
                <w:ilvl w:val="0"/>
                <w:numId w:val="5"/>
              </w:numPr>
              <w:spacing w:line="276" w:lineRule="auto"/>
              <w:rPr>
                <w:ins w:id="307" w:author="Rebecca Yoo" w:date="2026-02-16T15:37:00Z" w16du:dateUtc="2026-02-16T22:37:00Z"/>
                <w:rFonts w:ascii="Arial" w:eastAsia="Segoe UI" w:hAnsi="Arial" w:cs="Arial"/>
                <w:sz w:val="22"/>
                <w:szCs w:val="22"/>
                <w:rPrChange w:id="308" w:author="Rebecca Yoo" w:date="2026-02-16T15:38:00Z" w16du:dateUtc="2026-02-16T22:38:00Z">
                  <w:rPr>
                    <w:ins w:id="309" w:author="Rebecca Yoo" w:date="2026-02-16T15:37:00Z" w16du:dateUtc="2026-02-16T22:37:00Z"/>
                    <w:rFonts w:eastAsia="Segoe UI"/>
                    <w:lang w:eastAsia="ko-KR"/>
                  </w:rPr>
                </w:rPrChange>
              </w:rPr>
              <w:pPrChange w:id="310" w:author="Rebecca Yoo" w:date="2026-02-16T15:38:00Z" w16du:dateUtc="2026-02-16T22:38:00Z">
                <w:pPr/>
              </w:pPrChange>
            </w:pPr>
            <w:r w:rsidRPr="00D136CD">
              <w:rPr>
                <w:rFonts w:ascii="Arial" w:eastAsia="Segoe UI" w:hAnsi="Arial" w:cs="Arial"/>
                <w:sz w:val="22"/>
                <w:szCs w:val="22"/>
              </w:rPr>
              <w:t>Upload do Canvas</w:t>
            </w:r>
          </w:p>
        </w:tc>
      </w:tr>
    </w:tbl>
    <w:p w14:paraId="027089DC" w14:textId="77777777" w:rsidR="00992D8B" w:rsidRPr="00D136CD" w:rsidRDefault="00992D8B" w:rsidP="00BD5B83">
      <w:pPr>
        <w:spacing w:line="276" w:lineRule="auto"/>
        <w:rPr>
          <w:ins w:id="311" w:author="Rebecca Yoo" w:date="2026-02-16T04:37:00Z" w16du:dateUtc="2026-02-16T04:37:09Z"/>
          <w:rFonts w:eastAsia="Segoe UI" w:cs="Arial"/>
          <w:sz w:val="22"/>
          <w:szCs w:val="22"/>
          <w:lang w:eastAsia="ko-KR"/>
          <w:rPrChange w:id="312" w:author="Rebecca Yoo" w:date="2026-02-16T15:34:00Z" w16du:dateUtc="2026-02-16T22:34:00Z">
            <w:rPr>
              <w:ins w:id="313" w:author="Rebecca Yoo" w:date="2026-02-16T04:37:00Z" w16du:dateUtc="2026-02-16T04:37:09Z"/>
              <w:rFonts w:eastAsia="Segoe UI"/>
            </w:rPr>
          </w:rPrChange>
        </w:rPr>
      </w:pPr>
    </w:p>
    <w:p w14:paraId="3C59A89A" w14:textId="77777777" w:rsidR="001A56A3" w:rsidRPr="00D136CD" w:rsidRDefault="001A56A3" w:rsidP="00BD5B83">
      <w:pPr>
        <w:spacing w:line="276" w:lineRule="auto"/>
        <w:rPr>
          <w:rFonts w:eastAsia="Segoe UI" w:cs="Arial"/>
          <w:color w:val="000000" w:themeColor="text1"/>
          <w:sz w:val="22"/>
          <w:szCs w:val="22"/>
        </w:rPr>
        <w:sectPr w:rsidR="001A56A3" w:rsidRPr="00D136CD" w:rsidSect="001A56A3">
          <w:pgSz w:w="15840" w:h="12240" w:orient="landscape"/>
          <w:pgMar w:top="1440" w:right="1440" w:bottom="1440" w:left="1440" w:header="720" w:footer="720" w:gutter="0"/>
          <w:cols w:space="720"/>
          <w:docGrid w:linePitch="360"/>
        </w:sectPr>
      </w:pPr>
    </w:p>
    <w:p w14:paraId="41CA85AD" w14:textId="7AF2347C" w:rsidR="006964A4" w:rsidRPr="00D136CD" w:rsidRDefault="66A724CC" w:rsidP="00BD5B83">
      <w:pPr>
        <w:pStyle w:val="Heading1"/>
        <w:spacing w:line="276" w:lineRule="auto"/>
        <w:rPr>
          <w:rFonts w:ascii="Arial" w:hAnsi="Arial" w:cs="Arial"/>
          <w:sz w:val="22"/>
          <w:szCs w:val="22"/>
        </w:rPr>
        <w:pPrChange w:id="314" w:author="Rebecca Yoo" w:date="2026-02-16T10:12:00Z" w16du:dateUtc="2026-02-16T17:12:00Z">
          <w:pPr>
            <w:pStyle w:val="Heading2"/>
            <w:spacing w:after="120" w:line="276" w:lineRule="auto"/>
          </w:pPr>
        </w:pPrChange>
      </w:pPr>
      <w:r w:rsidRPr="00D136CD">
        <w:rPr>
          <w:rFonts w:ascii="Arial" w:hAnsi="Arial" w:cs="Arial"/>
          <w:sz w:val="22"/>
          <w:szCs w:val="22"/>
        </w:rPr>
        <w:lastRenderedPageBreak/>
        <w:t>3. Sample characteristics</w:t>
      </w:r>
    </w:p>
    <w:p w14:paraId="07CF5EE9" w14:textId="0AFE5951" w:rsidR="006964A4" w:rsidRPr="00D136CD" w:rsidRDefault="66A724CC" w:rsidP="00BD5B83">
      <w:pPr>
        <w:pStyle w:val="Heading2"/>
        <w:spacing w:line="276" w:lineRule="auto"/>
        <w:rPr>
          <w:rFonts w:ascii="Arial" w:hAnsi="Arial" w:cs="Arial"/>
          <w:sz w:val="22"/>
          <w:szCs w:val="22"/>
        </w:rPr>
      </w:pPr>
      <w:r w:rsidRPr="00D136CD">
        <w:rPr>
          <w:rFonts w:ascii="Arial" w:hAnsi="Arial" w:cs="Arial"/>
          <w:sz w:val="22"/>
          <w:szCs w:val="22"/>
        </w:rPr>
        <w:t>3.1 Anthropometric characteristics</w:t>
      </w:r>
    </w:p>
    <w:p w14:paraId="74F932F8" w14:textId="3D2516F6" w:rsidR="00F361CB" w:rsidRPr="00D136CD" w:rsidRDefault="00F361CB" w:rsidP="00F361CB">
      <w:pPr>
        <w:rPr>
          <w:sz w:val="22"/>
          <w:szCs w:val="22"/>
          <w:lang w:eastAsia="ko-KR"/>
        </w:rPr>
      </w:pPr>
      <w:r w:rsidRPr="00D136CD">
        <w:rPr>
          <w:sz w:val="22"/>
          <w:szCs w:val="22"/>
          <w:lang w:eastAsia="ko-KR"/>
        </w:rPr>
        <w:t>Table 3.1-1 shows s</w:t>
      </w:r>
      <w:r w:rsidR="00D136CD" w:rsidRPr="00D136CD">
        <w:rPr>
          <w:sz w:val="22"/>
          <w:szCs w:val="22"/>
          <w:lang w:eastAsia="ko-KR"/>
        </w:rPr>
        <w:t xml:space="preserve">ummary statistics for the anthropometric values in the dataset. </w:t>
      </w:r>
    </w:p>
    <w:p w14:paraId="39BD2796" w14:textId="77777777" w:rsidR="0043051A" w:rsidRPr="00D136CD" w:rsidRDefault="0043051A">
      <w:pPr>
        <w:spacing w:after="160" w:line="278" w:lineRule="auto"/>
        <w:rPr>
          <w:rFonts w:cs="Arial"/>
          <w:i/>
          <w:iCs/>
          <w:color w:val="0E2841" w:themeColor="text2"/>
          <w:sz w:val="22"/>
          <w:szCs w:val="22"/>
        </w:rPr>
      </w:pPr>
      <w:r w:rsidRPr="00D136CD">
        <w:rPr>
          <w:rFonts w:cs="Arial"/>
          <w:sz w:val="22"/>
          <w:szCs w:val="22"/>
        </w:rPr>
        <w:br w:type="page"/>
      </w:r>
    </w:p>
    <w:p w14:paraId="7D36D7F3" w14:textId="5A7E48D6" w:rsidR="00F15F15" w:rsidRPr="00D136CD" w:rsidRDefault="00F351D7" w:rsidP="00F351D7">
      <w:pPr>
        <w:pStyle w:val="Caption"/>
        <w:keepNext/>
        <w:spacing w:line="276" w:lineRule="auto"/>
        <w:jc w:val="center"/>
        <w:rPr>
          <w:rFonts w:cs="Arial"/>
          <w:sz w:val="22"/>
          <w:szCs w:val="22"/>
        </w:rPr>
      </w:pPr>
      <w:r w:rsidRPr="00D136CD">
        <w:rPr>
          <w:rFonts w:cs="Arial"/>
          <w:sz w:val="22"/>
          <w:szCs w:val="22"/>
        </w:rPr>
        <w:lastRenderedPageBreak/>
        <w:t xml:space="preserve">Table 3.1-1: </w:t>
      </w:r>
      <w:r w:rsidR="00F361CB" w:rsidRPr="00D136CD">
        <w:rPr>
          <w:rFonts w:cs="Arial"/>
          <w:sz w:val="22"/>
          <w:szCs w:val="22"/>
        </w:rPr>
        <w:t>Anthropometric characteristics</w:t>
      </w:r>
    </w:p>
    <w:tbl>
      <w:tblPr>
        <w:tblStyle w:val="TableGrid"/>
        <w:tblW w:w="0" w:type="auto"/>
        <w:tblLook w:val="04A0" w:firstRow="1" w:lastRow="0" w:firstColumn="1" w:lastColumn="0" w:noHBand="0" w:noVBand="1"/>
      </w:tblPr>
      <w:tblGrid>
        <w:gridCol w:w="1812"/>
        <w:gridCol w:w="1878"/>
        <w:gridCol w:w="1067"/>
        <w:gridCol w:w="793"/>
        <w:gridCol w:w="652"/>
        <w:gridCol w:w="664"/>
        <w:gridCol w:w="853"/>
        <w:gridCol w:w="717"/>
        <w:gridCol w:w="914"/>
      </w:tblGrid>
      <w:tr w:rsidR="00E977C0" w:rsidRPr="00D136CD" w14:paraId="1385107D" w14:textId="77777777" w:rsidTr="00E977C0">
        <w:trPr>
          <w:trHeight w:val="288"/>
        </w:trPr>
        <w:tc>
          <w:tcPr>
            <w:tcW w:w="2646" w:type="dxa"/>
            <w:noWrap/>
            <w:hideMark/>
          </w:tcPr>
          <w:p w14:paraId="4AFC0594"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Description</w:t>
            </w:r>
          </w:p>
        </w:tc>
        <w:tc>
          <w:tcPr>
            <w:tcW w:w="2690" w:type="dxa"/>
            <w:noWrap/>
            <w:hideMark/>
          </w:tcPr>
          <w:p w14:paraId="416EE77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Variable</w:t>
            </w:r>
          </w:p>
        </w:tc>
        <w:tc>
          <w:tcPr>
            <w:tcW w:w="1319" w:type="dxa"/>
            <w:noWrap/>
            <w:hideMark/>
          </w:tcPr>
          <w:p w14:paraId="56B1AA5F" w14:textId="06FDF7CB" w:rsidR="006D1503" w:rsidRPr="00D136CD" w:rsidRDefault="006D1503" w:rsidP="00BD5B83">
            <w:pPr>
              <w:spacing w:line="276" w:lineRule="auto"/>
              <w:rPr>
                <w:rFonts w:cs="Arial"/>
                <w:sz w:val="22"/>
                <w:szCs w:val="22"/>
                <w:lang w:eastAsia="ko-KR"/>
              </w:rPr>
            </w:pPr>
            <w:r w:rsidRPr="00D136CD">
              <w:rPr>
                <w:rFonts w:cs="Arial"/>
                <w:sz w:val="22"/>
                <w:szCs w:val="22"/>
                <w:lang w:eastAsia="ko-KR"/>
              </w:rPr>
              <w:t>Obs</w:t>
            </w:r>
            <w:r w:rsidR="00F361CB" w:rsidRPr="00D136CD">
              <w:rPr>
                <w:rFonts w:cs="Arial"/>
                <w:sz w:val="22"/>
                <w:szCs w:val="22"/>
                <w:lang w:eastAsia="ko-KR"/>
              </w:rPr>
              <w:t>ervations</w:t>
            </w:r>
          </w:p>
        </w:tc>
        <w:tc>
          <w:tcPr>
            <w:tcW w:w="1095" w:type="dxa"/>
            <w:noWrap/>
            <w:hideMark/>
          </w:tcPr>
          <w:p w14:paraId="78E1F3EC"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Mean</w:t>
            </w:r>
          </w:p>
        </w:tc>
        <w:tc>
          <w:tcPr>
            <w:tcW w:w="880" w:type="dxa"/>
            <w:noWrap/>
            <w:hideMark/>
          </w:tcPr>
          <w:p w14:paraId="0F5796C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SD</w:t>
            </w:r>
          </w:p>
        </w:tc>
        <w:tc>
          <w:tcPr>
            <w:tcW w:w="899" w:type="dxa"/>
            <w:noWrap/>
            <w:hideMark/>
          </w:tcPr>
          <w:p w14:paraId="2E401574"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Min</w:t>
            </w:r>
          </w:p>
        </w:tc>
        <w:tc>
          <w:tcPr>
            <w:tcW w:w="1186" w:type="dxa"/>
            <w:noWrap/>
            <w:hideMark/>
          </w:tcPr>
          <w:p w14:paraId="6B83CFB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Max</w:t>
            </w:r>
          </w:p>
        </w:tc>
        <w:tc>
          <w:tcPr>
            <w:tcW w:w="979" w:type="dxa"/>
            <w:noWrap/>
            <w:hideMark/>
          </w:tcPr>
          <w:p w14:paraId="3AC491BF"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Missing Values (n)</w:t>
            </w:r>
          </w:p>
        </w:tc>
        <w:tc>
          <w:tcPr>
            <w:tcW w:w="1256" w:type="dxa"/>
            <w:noWrap/>
            <w:hideMark/>
          </w:tcPr>
          <w:p w14:paraId="2218266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Suspicious values (n)</w:t>
            </w:r>
          </w:p>
        </w:tc>
      </w:tr>
      <w:tr w:rsidR="00E977C0" w:rsidRPr="00D136CD" w14:paraId="3C3A5B95" w14:textId="77777777" w:rsidTr="00E977C0">
        <w:trPr>
          <w:trHeight w:val="288"/>
        </w:trPr>
        <w:tc>
          <w:tcPr>
            <w:tcW w:w="2646" w:type="dxa"/>
            <w:noWrap/>
            <w:hideMark/>
          </w:tcPr>
          <w:p w14:paraId="72D6363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measured weight, kg</w:t>
            </w:r>
          </w:p>
        </w:tc>
        <w:tc>
          <w:tcPr>
            <w:tcW w:w="2690" w:type="dxa"/>
            <w:noWrap/>
            <w:hideMark/>
          </w:tcPr>
          <w:p w14:paraId="1EE9EB24"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weightkg</w:t>
            </w:r>
          </w:p>
        </w:tc>
        <w:tc>
          <w:tcPr>
            <w:tcW w:w="1319" w:type="dxa"/>
            <w:noWrap/>
            <w:hideMark/>
          </w:tcPr>
          <w:p w14:paraId="0EEE88F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7008364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80.0</w:t>
            </w:r>
          </w:p>
        </w:tc>
        <w:tc>
          <w:tcPr>
            <w:tcW w:w="880" w:type="dxa"/>
            <w:noWrap/>
            <w:hideMark/>
          </w:tcPr>
          <w:p w14:paraId="0616380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15.6</w:t>
            </w:r>
          </w:p>
        </w:tc>
        <w:tc>
          <w:tcPr>
            <w:tcW w:w="899" w:type="dxa"/>
            <w:noWrap/>
            <w:hideMark/>
          </w:tcPr>
          <w:p w14:paraId="1D6F307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35.8</w:t>
            </w:r>
          </w:p>
        </w:tc>
        <w:tc>
          <w:tcPr>
            <w:tcW w:w="1186" w:type="dxa"/>
            <w:noWrap/>
            <w:hideMark/>
          </w:tcPr>
          <w:p w14:paraId="4DA4191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144.2</w:t>
            </w:r>
          </w:p>
        </w:tc>
        <w:tc>
          <w:tcPr>
            <w:tcW w:w="979" w:type="dxa"/>
            <w:noWrap/>
            <w:hideMark/>
          </w:tcPr>
          <w:p w14:paraId="2B63F7A7"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35208927"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84</w:t>
            </w:r>
          </w:p>
        </w:tc>
      </w:tr>
      <w:tr w:rsidR="00E977C0" w:rsidRPr="00D136CD" w14:paraId="14D19100" w14:textId="77777777" w:rsidTr="00E977C0">
        <w:trPr>
          <w:trHeight w:val="288"/>
        </w:trPr>
        <w:tc>
          <w:tcPr>
            <w:tcW w:w="2646" w:type="dxa"/>
            <w:noWrap/>
            <w:hideMark/>
          </w:tcPr>
          <w:p w14:paraId="25D848BC"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bicristal breadth, cm</w:t>
            </w:r>
          </w:p>
        </w:tc>
        <w:tc>
          <w:tcPr>
            <w:tcW w:w="2690" w:type="dxa"/>
            <w:noWrap/>
            <w:hideMark/>
          </w:tcPr>
          <w:p w14:paraId="756B1375"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bicristalbreadth_cm</w:t>
            </w:r>
          </w:p>
        </w:tc>
        <w:tc>
          <w:tcPr>
            <w:tcW w:w="1319" w:type="dxa"/>
            <w:noWrap/>
            <w:hideMark/>
          </w:tcPr>
          <w:p w14:paraId="27D6746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693D5C6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27.5</w:t>
            </w:r>
          </w:p>
        </w:tc>
        <w:tc>
          <w:tcPr>
            <w:tcW w:w="880" w:type="dxa"/>
            <w:noWrap/>
            <w:hideMark/>
          </w:tcPr>
          <w:p w14:paraId="720FB1D6"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1.9</w:t>
            </w:r>
          </w:p>
        </w:tc>
        <w:tc>
          <w:tcPr>
            <w:tcW w:w="899" w:type="dxa"/>
            <w:noWrap/>
            <w:hideMark/>
          </w:tcPr>
          <w:p w14:paraId="5F2662B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19.7</w:t>
            </w:r>
          </w:p>
        </w:tc>
        <w:tc>
          <w:tcPr>
            <w:tcW w:w="1186" w:type="dxa"/>
            <w:noWrap/>
            <w:hideMark/>
          </w:tcPr>
          <w:p w14:paraId="5EA4F53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36.2</w:t>
            </w:r>
          </w:p>
        </w:tc>
        <w:tc>
          <w:tcPr>
            <w:tcW w:w="979" w:type="dxa"/>
            <w:noWrap/>
            <w:hideMark/>
          </w:tcPr>
          <w:p w14:paraId="795F514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58BE3A5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19</w:t>
            </w:r>
          </w:p>
        </w:tc>
      </w:tr>
      <w:tr w:rsidR="00E977C0" w:rsidRPr="00D136CD" w14:paraId="4EFBAF70" w14:textId="77777777" w:rsidTr="00E977C0">
        <w:trPr>
          <w:trHeight w:val="288"/>
        </w:trPr>
        <w:tc>
          <w:tcPr>
            <w:tcW w:w="2646" w:type="dxa"/>
            <w:noWrap/>
            <w:hideMark/>
          </w:tcPr>
          <w:p w14:paraId="46B45B9B"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chest cirumference, cm</w:t>
            </w:r>
          </w:p>
        </w:tc>
        <w:tc>
          <w:tcPr>
            <w:tcW w:w="2690" w:type="dxa"/>
            <w:noWrap/>
            <w:hideMark/>
          </w:tcPr>
          <w:p w14:paraId="102B226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chestcircumference_cm</w:t>
            </w:r>
          </w:p>
        </w:tc>
        <w:tc>
          <w:tcPr>
            <w:tcW w:w="1319" w:type="dxa"/>
            <w:noWrap/>
            <w:hideMark/>
          </w:tcPr>
          <w:p w14:paraId="61D37BC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094010CF"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102.5</w:t>
            </w:r>
          </w:p>
        </w:tc>
        <w:tc>
          <w:tcPr>
            <w:tcW w:w="880" w:type="dxa"/>
            <w:noWrap/>
            <w:hideMark/>
          </w:tcPr>
          <w:p w14:paraId="79D1795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10.0</w:t>
            </w:r>
          </w:p>
        </w:tc>
        <w:tc>
          <w:tcPr>
            <w:tcW w:w="899" w:type="dxa"/>
            <w:noWrap/>
            <w:hideMark/>
          </w:tcPr>
          <w:p w14:paraId="7427E107"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69.5</w:t>
            </w:r>
          </w:p>
        </w:tc>
        <w:tc>
          <w:tcPr>
            <w:tcW w:w="1186" w:type="dxa"/>
            <w:noWrap/>
            <w:hideMark/>
          </w:tcPr>
          <w:p w14:paraId="38F0CA3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146.9</w:t>
            </w:r>
          </w:p>
        </w:tc>
        <w:tc>
          <w:tcPr>
            <w:tcW w:w="979" w:type="dxa"/>
            <w:noWrap/>
            <w:hideMark/>
          </w:tcPr>
          <w:p w14:paraId="0889B55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25FF520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r w:rsidR="00E977C0" w:rsidRPr="00D136CD" w14:paraId="3DD629F0" w14:textId="77777777" w:rsidTr="00E977C0">
        <w:trPr>
          <w:trHeight w:val="288"/>
        </w:trPr>
        <w:tc>
          <w:tcPr>
            <w:tcW w:w="2646" w:type="dxa"/>
            <w:noWrap/>
            <w:hideMark/>
          </w:tcPr>
          <w:p w14:paraId="2886390D"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hip breadth, sitting, cm</w:t>
            </w:r>
          </w:p>
        </w:tc>
        <w:tc>
          <w:tcPr>
            <w:tcW w:w="2690" w:type="dxa"/>
            <w:noWrap/>
            <w:hideMark/>
          </w:tcPr>
          <w:p w14:paraId="404767A3"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hipbreadthsitting_cm</w:t>
            </w:r>
          </w:p>
        </w:tc>
        <w:tc>
          <w:tcPr>
            <w:tcW w:w="1319" w:type="dxa"/>
            <w:noWrap/>
            <w:hideMark/>
          </w:tcPr>
          <w:p w14:paraId="0E5FAFB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07E578C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38.6</w:t>
            </w:r>
          </w:p>
        </w:tc>
        <w:tc>
          <w:tcPr>
            <w:tcW w:w="880" w:type="dxa"/>
            <w:noWrap/>
            <w:hideMark/>
          </w:tcPr>
          <w:p w14:paraId="0956DD4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3.2</w:t>
            </w:r>
          </w:p>
        </w:tc>
        <w:tc>
          <w:tcPr>
            <w:tcW w:w="899" w:type="dxa"/>
            <w:noWrap/>
            <w:hideMark/>
          </w:tcPr>
          <w:p w14:paraId="6472EF96"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28.0</w:t>
            </w:r>
          </w:p>
        </w:tc>
        <w:tc>
          <w:tcPr>
            <w:tcW w:w="1186" w:type="dxa"/>
            <w:noWrap/>
            <w:hideMark/>
          </w:tcPr>
          <w:p w14:paraId="285E39B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54.1</w:t>
            </w:r>
          </w:p>
        </w:tc>
        <w:tc>
          <w:tcPr>
            <w:tcW w:w="979" w:type="dxa"/>
            <w:noWrap/>
            <w:hideMark/>
          </w:tcPr>
          <w:p w14:paraId="41D7F9D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159986D4"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23</w:t>
            </w:r>
          </w:p>
        </w:tc>
      </w:tr>
      <w:tr w:rsidR="00E977C0" w:rsidRPr="00D136CD" w14:paraId="6E390CFA" w14:textId="77777777" w:rsidTr="00E977C0">
        <w:trPr>
          <w:trHeight w:val="288"/>
        </w:trPr>
        <w:tc>
          <w:tcPr>
            <w:tcW w:w="2646" w:type="dxa"/>
            <w:noWrap/>
            <w:hideMark/>
          </w:tcPr>
          <w:p w14:paraId="5C13BB7F"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hip breadth, cm</w:t>
            </w:r>
          </w:p>
        </w:tc>
        <w:tc>
          <w:tcPr>
            <w:tcW w:w="2690" w:type="dxa"/>
            <w:noWrap/>
            <w:hideMark/>
          </w:tcPr>
          <w:p w14:paraId="7C0CD2C5"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hipbreadth_cm</w:t>
            </w:r>
          </w:p>
        </w:tc>
        <w:tc>
          <w:tcPr>
            <w:tcW w:w="1319" w:type="dxa"/>
            <w:noWrap/>
            <w:hideMark/>
          </w:tcPr>
          <w:p w14:paraId="12FED564"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554D20B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34.8</w:t>
            </w:r>
          </w:p>
        </w:tc>
        <w:tc>
          <w:tcPr>
            <w:tcW w:w="880" w:type="dxa"/>
            <w:noWrap/>
            <w:hideMark/>
          </w:tcPr>
          <w:p w14:paraId="0AEBE51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2.5</w:t>
            </w:r>
          </w:p>
        </w:tc>
        <w:tc>
          <w:tcPr>
            <w:tcW w:w="899" w:type="dxa"/>
            <w:noWrap/>
            <w:hideMark/>
          </w:tcPr>
          <w:p w14:paraId="16C0857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26.4</w:t>
            </w:r>
          </w:p>
        </w:tc>
        <w:tc>
          <w:tcPr>
            <w:tcW w:w="1186" w:type="dxa"/>
            <w:noWrap/>
            <w:hideMark/>
          </w:tcPr>
          <w:p w14:paraId="72CBEA9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47.3</w:t>
            </w:r>
          </w:p>
        </w:tc>
        <w:tc>
          <w:tcPr>
            <w:tcW w:w="979" w:type="dxa"/>
            <w:noWrap/>
            <w:hideMark/>
          </w:tcPr>
          <w:p w14:paraId="13F4431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1CBF33F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r w:rsidR="00E977C0" w:rsidRPr="00D136CD" w14:paraId="2E584DDF" w14:textId="77777777" w:rsidTr="00E977C0">
        <w:trPr>
          <w:trHeight w:val="288"/>
        </w:trPr>
        <w:tc>
          <w:tcPr>
            <w:tcW w:w="2646" w:type="dxa"/>
            <w:noWrap/>
            <w:hideMark/>
          </w:tcPr>
          <w:p w14:paraId="1DB3BDE5"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waist cirumference, cm</w:t>
            </w:r>
          </w:p>
        </w:tc>
        <w:tc>
          <w:tcPr>
            <w:tcW w:w="2690" w:type="dxa"/>
            <w:noWrap/>
            <w:hideMark/>
          </w:tcPr>
          <w:p w14:paraId="1388C366"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waistcircumference_cm</w:t>
            </w:r>
          </w:p>
        </w:tc>
        <w:tc>
          <w:tcPr>
            <w:tcW w:w="1319" w:type="dxa"/>
            <w:noWrap/>
            <w:hideMark/>
          </w:tcPr>
          <w:p w14:paraId="00BCE54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69B51B6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91.7</w:t>
            </w:r>
          </w:p>
        </w:tc>
        <w:tc>
          <w:tcPr>
            <w:tcW w:w="880" w:type="dxa"/>
            <w:noWrap/>
            <w:hideMark/>
          </w:tcPr>
          <w:p w14:paraId="63EA12B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11.4</w:t>
            </w:r>
          </w:p>
        </w:tc>
        <w:tc>
          <w:tcPr>
            <w:tcW w:w="899" w:type="dxa"/>
            <w:noWrap/>
            <w:hideMark/>
          </w:tcPr>
          <w:p w14:paraId="25DDE8C7"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61.1</w:t>
            </w:r>
          </w:p>
        </w:tc>
        <w:tc>
          <w:tcPr>
            <w:tcW w:w="1186" w:type="dxa"/>
            <w:noWrap/>
            <w:hideMark/>
          </w:tcPr>
          <w:p w14:paraId="4D37E76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137.9</w:t>
            </w:r>
          </w:p>
        </w:tc>
        <w:tc>
          <w:tcPr>
            <w:tcW w:w="979" w:type="dxa"/>
            <w:noWrap/>
            <w:hideMark/>
          </w:tcPr>
          <w:p w14:paraId="74B4E40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5A9C042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90</w:t>
            </w:r>
          </w:p>
        </w:tc>
      </w:tr>
      <w:tr w:rsidR="00E977C0" w:rsidRPr="00D136CD" w14:paraId="00C3BEEE" w14:textId="77777777" w:rsidTr="00E977C0">
        <w:trPr>
          <w:trHeight w:val="288"/>
        </w:trPr>
        <w:tc>
          <w:tcPr>
            <w:tcW w:w="2646" w:type="dxa"/>
            <w:noWrap/>
            <w:hideMark/>
          </w:tcPr>
          <w:p w14:paraId="0CB0279A"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height to neck cervical, cm</w:t>
            </w:r>
          </w:p>
        </w:tc>
        <w:tc>
          <w:tcPr>
            <w:tcW w:w="2690" w:type="dxa"/>
            <w:noWrap/>
            <w:hideMark/>
          </w:tcPr>
          <w:p w14:paraId="5CEBEC4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cervicaleheight_cm</w:t>
            </w:r>
          </w:p>
        </w:tc>
        <w:tc>
          <w:tcPr>
            <w:tcW w:w="1319" w:type="dxa"/>
            <w:noWrap/>
            <w:hideMark/>
          </w:tcPr>
          <w:p w14:paraId="61D4358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2515B4A3"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148.0</w:t>
            </w:r>
          </w:p>
        </w:tc>
        <w:tc>
          <w:tcPr>
            <w:tcW w:w="880" w:type="dxa"/>
            <w:noWrap/>
            <w:hideMark/>
          </w:tcPr>
          <w:p w14:paraId="4CBFA71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8.4</w:t>
            </w:r>
          </w:p>
        </w:tc>
        <w:tc>
          <w:tcPr>
            <w:tcW w:w="899" w:type="dxa"/>
            <w:noWrap/>
            <w:hideMark/>
          </w:tcPr>
          <w:p w14:paraId="6F79B09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118.4</w:t>
            </w:r>
          </w:p>
        </w:tc>
        <w:tc>
          <w:tcPr>
            <w:tcW w:w="1186" w:type="dxa"/>
            <w:noWrap/>
            <w:hideMark/>
          </w:tcPr>
          <w:p w14:paraId="2A7944A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173.8</w:t>
            </w:r>
          </w:p>
        </w:tc>
        <w:tc>
          <w:tcPr>
            <w:tcW w:w="979" w:type="dxa"/>
            <w:noWrap/>
            <w:hideMark/>
          </w:tcPr>
          <w:p w14:paraId="094BE82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4015009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89</w:t>
            </w:r>
          </w:p>
        </w:tc>
      </w:tr>
      <w:tr w:rsidR="00E977C0" w:rsidRPr="00D136CD" w14:paraId="01D19DF2" w14:textId="77777777" w:rsidTr="00E977C0">
        <w:trPr>
          <w:trHeight w:val="288"/>
        </w:trPr>
        <w:tc>
          <w:tcPr>
            <w:tcW w:w="2646" w:type="dxa"/>
            <w:noWrap/>
            <w:hideMark/>
          </w:tcPr>
          <w:p w14:paraId="7080546D"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ball of foot length, cm</w:t>
            </w:r>
          </w:p>
        </w:tc>
        <w:tc>
          <w:tcPr>
            <w:tcW w:w="2690" w:type="dxa"/>
            <w:noWrap/>
            <w:hideMark/>
          </w:tcPr>
          <w:p w14:paraId="0633BAA3"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footlength_cm</w:t>
            </w:r>
          </w:p>
        </w:tc>
        <w:tc>
          <w:tcPr>
            <w:tcW w:w="1319" w:type="dxa"/>
            <w:noWrap/>
            <w:hideMark/>
          </w:tcPr>
          <w:p w14:paraId="098BA09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4C9B614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26.3</w:t>
            </w:r>
          </w:p>
        </w:tc>
        <w:tc>
          <w:tcPr>
            <w:tcW w:w="880" w:type="dxa"/>
            <w:noWrap/>
            <w:hideMark/>
          </w:tcPr>
          <w:p w14:paraId="7FEF6D4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1.7</w:t>
            </w:r>
          </w:p>
        </w:tc>
        <w:tc>
          <w:tcPr>
            <w:tcW w:w="899" w:type="dxa"/>
            <w:noWrap/>
            <w:hideMark/>
          </w:tcPr>
          <w:p w14:paraId="1F412FF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19.8</w:t>
            </w:r>
          </w:p>
        </w:tc>
        <w:tc>
          <w:tcPr>
            <w:tcW w:w="1186" w:type="dxa"/>
            <w:noWrap/>
            <w:hideMark/>
          </w:tcPr>
          <w:p w14:paraId="22DAD10F"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32.3</w:t>
            </w:r>
          </w:p>
        </w:tc>
        <w:tc>
          <w:tcPr>
            <w:tcW w:w="979" w:type="dxa"/>
            <w:noWrap/>
            <w:hideMark/>
          </w:tcPr>
          <w:p w14:paraId="3F92DF4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008B79F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r>
      <w:tr w:rsidR="00E977C0" w:rsidRPr="00D136CD" w14:paraId="2954AA71" w14:textId="77777777" w:rsidTr="00E977C0">
        <w:trPr>
          <w:trHeight w:val="288"/>
        </w:trPr>
        <w:tc>
          <w:tcPr>
            <w:tcW w:w="2646" w:type="dxa"/>
            <w:noWrap/>
            <w:hideMark/>
          </w:tcPr>
          <w:p w14:paraId="61A4F16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functional leg length, cm</w:t>
            </w:r>
          </w:p>
        </w:tc>
        <w:tc>
          <w:tcPr>
            <w:tcW w:w="2690" w:type="dxa"/>
            <w:noWrap/>
            <w:hideMark/>
          </w:tcPr>
          <w:p w14:paraId="0FCDF35E"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functionalleglength_cm</w:t>
            </w:r>
          </w:p>
        </w:tc>
        <w:tc>
          <w:tcPr>
            <w:tcW w:w="1319" w:type="dxa"/>
            <w:noWrap/>
            <w:hideMark/>
          </w:tcPr>
          <w:p w14:paraId="6AFE1A7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31492AD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110.4</w:t>
            </w:r>
          </w:p>
        </w:tc>
        <w:tc>
          <w:tcPr>
            <w:tcW w:w="880" w:type="dxa"/>
            <w:noWrap/>
            <w:hideMark/>
          </w:tcPr>
          <w:p w14:paraId="5EFDEA4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6.8</w:t>
            </w:r>
          </w:p>
        </w:tc>
        <w:tc>
          <w:tcPr>
            <w:tcW w:w="899" w:type="dxa"/>
            <w:noWrap/>
            <w:hideMark/>
          </w:tcPr>
          <w:p w14:paraId="4E10792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83.5</w:t>
            </w:r>
          </w:p>
        </w:tc>
        <w:tc>
          <w:tcPr>
            <w:tcW w:w="1186" w:type="dxa"/>
            <w:noWrap/>
            <w:hideMark/>
          </w:tcPr>
          <w:p w14:paraId="6904E08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131.6</w:t>
            </w:r>
          </w:p>
        </w:tc>
        <w:tc>
          <w:tcPr>
            <w:tcW w:w="979" w:type="dxa"/>
            <w:noWrap/>
            <w:hideMark/>
          </w:tcPr>
          <w:p w14:paraId="7B276613"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3183D37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r w:rsidR="00E977C0" w:rsidRPr="00D136CD" w14:paraId="42772B23" w14:textId="77777777" w:rsidTr="00E977C0">
        <w:trPr>
          <w:trHeight w:val="288"/>
        </w:trPr>
        <w:tc>
          <w:tcPr>
            <w:tcW w:w="2646" w:type="dxa"/>
            <w:noWrap/>
            <w:hideMark/>
          </w:tcPr>
          <w:p w14:paraId="301B7097"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knee height, midpatella, cm</w:t>
            </w:r>
          </w:p>
        </w:tc>
        <w:tc>
          <w:tcPr>
            <w:tcW w:w="2690" w:type="dxa"/>
            <w:noWrap/>
            <w:hideMark/>
          </w:tcPr>
          <w:p w14:paraId="27BB2BE5"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kneeheightmidpatella_cm</w:t>
            </w:r>
          </w:p>
        </w:tc>
        <w:tc>
          <w:tcPr>
            <w:tcW w:w="1319" w:type="dxa"/>
            <w:noWrap/>
            <w:hideMark/>
          </w:tcPr>
          <w:p w14:paraId="528FBE44"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6F831AE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47.5</w:t>
            </w:r>
          </w:p>
        </w:tc>
        <w:tc>
          <w:tcPr>
            <w:tcW w:w="880" w:type="dxa"/>
            <w:noWrap/>
            <w:hideMark/>
          </w:tcPr>
          <w:p w14:paraId="13AB2453"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3.3</w:t>
            </w:r>
          </w:p>
        </w:tc>
        <w:tc>
          <w:tcPr>
            <w:tcW w:w="899" w:type="dxa"/>
            <w:noWrap/>
            <w:hideMark/>
          </w:tcPr>
          <w:p w14:paraId="279D3DE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34.6</w:t>
            </w:r>
          </w:p>
        </w:tc>
        <w:tc>
          <w:tcPr>
            <w:tcW w:w="1186" w:type="dxa"/>
            <w:noWrap/>
            <w:hideMark/>
          </w:tcPr>
          <w:p w14:paraId="565D624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61.2</w:t>
            </w:r>
          </w:p>
        </w:tc>
        <w:tc>
          <w:tcPr>
            <w:tcW w:w="979" w:type="dxa"/>
            <w:noWrap/>
            <w:hideMark/>
          </w:tcPr>
          <w:p w14:paraId="5790D619"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6A726AC6"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r>
      <w:tr w:rsidR="00E977C0" w:rsidRPr="00D136CD" w14:paraId="1D894189" w14:textId="77777777" w:rsidTr="00E977C0">
        <w:trPr>
          <w:trHeight w:val="288"/>
        </w:trPr>
        <w:tc>
          <w:tcPr>
            <w:tcW w:w="2646" w:type="dxa"/>
            <w:noWrap/>
            <w:hideMark/>
          </w:tcPr>
          <w:p w14:paraId="70BEA532"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span, cm</w:t>
            </w:r>
          </w:p>
        </w:tc>
        <w:tc>
          <w:tcPr>
            <w:tcW w:w="2690" w:type="dxa"/>
            <w:noWrap/>
            <w:hideMark/>
          </w:tcPr>
          <w:p w14:paraId="5CD453F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span_cm</w:t>
            </w:r>
          </w:p>
        </w:tc>
        <w:tc>
          <w:tcPr>
            <w:tcW w:w="1319" w:type="dxa"/>
            <w:noWrap/>
            <w:hideMark/>
          </w:tcPr>
          <w:p w14:paraId="58A52A3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5351DF9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176.8</w:t>
            </w:r>
          </w:p>
        </w:tc>
        <w:tc>
          <w:tcPr>
            <w:tcW w:w="880" w:type="dxa"/>
            <w:noWrap/>
            <w:hideMark/>
          </w:tcPr>
          <w:p w14:paraId="06FA981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11.0</w:t>
            </w:r>
          </w:p>
        </w:tc>
        <w:tc>
          <w:tcPr>
            <w:tcW w:w="899" w:type="dxa"/>
            <w:noWrap/>
            <w:hideMark/>
          </w:tcPr>
          <w:p w14:paraId="56AA7397"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132.3</w:t>
            </w:r>
          </w:p>
        </w:tc>
        <w:tc>
          <w:tcPr>
            <w:tcW w:w="1186" w:type="dxa"/>
            <w:noWrap/>
            <w:hideMark/>
          </w:tcPr>
          <w:p w14:paraId="642146A3"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212.1</w:t>
            </w:r>
          </w:p>
        </w:tc>
        <w:tc>
          <w:tcPr>
            <w:tcW w:w="979" w:type="dxa"/>
            <w:noWrap/>
            <w:hideMark/>
          </w:tcPr>
          <w:p w14:paraId="6B9FD2C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6D66D86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r w:rsidR="00E977C0" w:rsidRPr="00D136CD" w14:paraId="6E42B624" w14:textId="77777777" w:rsidTr="00E977C0">
        <w:trPr>
          <w:trHeight w:val="288"/>
        </w:trPr>
        <w:tc>
          <w:tcPr>
            <w:tcW w:w="2646" w:type="dxa"/>
            <w:noWrap/>
            <w:hideMark/>
          </w:tcPr>
          <w:p w14:paraId="35A3F552"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measured height, cm</w:t>
            </w:r>
          </w:p>
        </w:tc>
        <w:tc>
          <w:tcPr>
            <w:tcW w:w="2690" w:type="dxa"/>
            <w:noWrap/>
            <w:hideMark/>
          </w:tcPr>
          <w:p w14:paraId="6E07086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stature_cm</w:t>
            </w:r>
          </w:p>
        </w:tc>
        <w:tc>
          <w:tcPr>
            <w:tcW w:w="1319" w:type="dxa"/>
            <w:noWrap/>
            <w:hideMark/>
          </w:tcPr>
          <w:p w14:paraId="1ED956E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12E83B9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171.7</w:t>
            </w:r>
          </w:p>
        </w:tc>
        <w:tc>
          <w:tcPr>
            <w:tcW w:w="880" w:type="dxa"/>
            <w:noWrap/>
            <w:hideMark/>
          </w:tcPr>
          <w:p w14:paraId="72427E2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9.0</w:t>
            </w:r>
          </w:p>
        </w:tc>
        <w:tc>
          <w:tcPr>
            <w:tcW w:w="899" w:type="dxa"/>
            <w:noWrap/>
            <w:hideMark/>
          </w:tcPr>
          <w:p w14:paraId="7BEF3CE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140.9</w:t>
            </w:r>
          </w:p>
        </w:tc>
        <w:tc>
          <w:tcPr>
            <w:tcW w:w="1186" w:type="dxa"/>
            <w:noWrap/>
            <w:hideMark/>
          </w:tcPr>
          <w:p w14:paraId="2400E29B"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199.3</w:t>
            </w:r>
          </w:p>
        </w:tc>
        <w:tc>
          <w:tcPr>
            <w:tcW w:w="979" w:type="dxa"/>
            <w:noWrap/>
            <w:hideMark/>
          </w:tcPr>
          <w:p w14:paraId="5102290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5AEDC24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r>
      <w:tr w:rsidR="00E977C0" w:rsidRPr="00D136CD" w14:paraId="280BC2EA" w14:textId="77777777" w:rsidTr="00E977C0">
        <w:trPr>
          <w:trHeight w:val="288"/>
        </w:trPr>
        <w:tc>
          <w:tcPr>
            <w:tcW w:w="2646" w:type="dxa"/>
            <w:noWrap/>
            <w:hideMark/>
          </w:tcPr>
          <w:p w14:paraId="1052848F"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thumbtip reach, cm</w:t>
            </w:r>
          </w:p>
        </w:tc>
        <w:tc>
          <w:tcPr>
            <w:tcW w:w="2690" w:type="dxa"/>
            <w:noWrap/>
            <w:hideMark/>
          </w:tcPr>
          <w:p w14:paraId="48B410A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thumbtipreach_cm</w:t>
            </w:r>
          </w:p>
        </w:tc>
        <w:tc>
          <w:tcPr>
            <w:tcW w:w="1319" w:type="dxa"/>
            <w:noWrap/>
            <w:hideMark/>
          </w:tcPr>
          <w:p w14:paraId="3EEED08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6AC35F73"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80.3</w:t>
            </w:r>
          </w:p>
        </w:tc>
        <w:tc>
          <w:tcPr>
            <w:tcW w:w="880" w:type="dxa"/>
            <w:noWrap/>
            <w:hideMark/>
          </w:tcPr>
          <w:p w14:paraId="6431C1C0"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28.3</w:t>
            </w:r>
          </w:p>
        </w:tc>
        <w:tc>
          <w:tcPr>
            <w:tcW w:w="899" w:type="dxa"/>
            <w:noWrap/>
            <w:hideMark/>
          </w:tcPr>
          <w:p w14:paraId="63E2D01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60.2</w:t>
            </w:r>
          </w:p>
        </w:tc>
        <w:tc>
          <w:tcPr>
            <w:tcW w:w="1186" w:type="dxa"/>
            <w:noWrap/>
            <w:hideMark/>
          </w:tcPr>
          <w:p w14:paraId="0F551CE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934.0</w:t>
            </w:r>
          </w:p>
        </w:tc>
        <w:tc>
          <w:tcPr>
            <w:tcW w:w="979" w:type="dxa"/>
            <w:noWrap/>
            <w:hideMark/>
          </w:tcPr>
          <w:p w14:paraId="4F42A601"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c>
          <w:tcPr>
            <w:tcW w:w="1256" w:type="dxa"/>
            <w:noWrap/>
            <w:hideMark/>
          </w:tcPr>
          <w:p w14:paraId="4AE75745"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35</w:t>
            </w:r>
          </w:p>
        </w:tc>
      </w:tr>
      <w:tr w:rsidR="00E977C0" w:rsidRPr="00D136CD" w14:paraId="05B56C42" w14:textId="77777777" w:rsidTr="00E977C0">
        <w:trPr>
          <w:trHeight w:val="288"/>
        </w:trPr>
        <w:tc>
          <w:tcPr>
            <w:tcW w:w="2646" w:type="dxa"/>
            <w:noWrap/>
            <w:hideMark/>
          </w:tcPr>
          <w:p w14:paraId="66416478"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height to hip, cm</w:t>
            </w:r>
          </w:p>
        </w:tc>
        <w:tc>
          <w:tcPr>
            <w:tcW w:w="2690" w:type="dxa"/>
            <w:noWrap/>
            <w:hideMark/>
          </w:tcPr>
          <w:p w14:paraId="75B84B26"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trochanterionheight_cm</w:t>
            </w:r>
          </w:p>
        </w:tc>
        <w:tc>
          <w:tcPr>
            <w:tcW w:w="1319" w:type="dxa"/>
            <w:noWrap/>
            <w:hideMark/>
          </w:tcPr>
          <w:p w14:paraId="3A27DEC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269B2AD4"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88.3</w:t>
            </w:r>
          </w:p>
        </w:tc>
        <w:tc>
          <w:tcPr>
            <w:tcW w:w="880" w:type="dxa"/>
            <w:noWrap/>
            <w:hideMark/>
          </w:tcPr>
          <w:p w14:paraId="29C6BE04"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5.4</w:t>
            </w:r>
          </w:p>
        </w:tc>
        <w:tc>
          <w:tcPr>
            <w:tcW w:w="899" w:type="dxa"/>
            <w:noWrap/>
            <w:hideMark/>
          </w:tcPr>
          <w:p w14:paraId="48745F5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66.0</w:t>
            </w:r>
          </w:p>
        </w:tc>
        <w:tc>
          <w:tcPr>
            <w:tcW w:w="1186" w:type="dxa"/>
            <w:noWrap/>
            <w:hideMark/>
          </w:tcPr>
          <w:p w14:paraId="337B70AA"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109.5</w:t>
            </w:r>
          </w:p>
        </w:tc>
        <w:tc>
          <w:tcPr>
            <w:tcW w:w="979" w:type="dxa"/>
            <w:noWrap/>
            <w:hideMark/>
          </w:tcPr>
          <w:p w14:paraId="219E099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46E2CBE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r w:rsidR="00E977C0" w:rsidRPr="00D136CD" w14:paraId="05C32772" w14:textId="77777777" w:rsidTr="00E977C0">
        <w:trPr>
          <w:trHeight w:val="288"/>
        </w:trPr>
        <w:tc>
          <w:tcPr>
            <w:tcW w:w="2646" w:type="dxa"/>
            <w:noWrap/>
            <w:hideMark/>
          </w:tcPr>
          <w:p w14:paraId="1C06E5D0"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lastRenderedPageBreak/>
              <w:t>waist height, cm</w:t>
            </w:r>
          </w:p>
        </w:tc>
        <w:tc>
          <w:tcPr>
            <w:tcW w:w="2690" w:type="dxa"/>
            <w:noWrap/>
            <w:hideMark/>
          </w:tcPr>
          <w:p w14:paraId="4FAB1B21" w14:textId="77777777" w:rsidR="006D1503" w:rsidRPr="00D136CD" w:rsidRDefault="006D1503" w:rsidP="00BD5B83">
            <w:pPr>
              <w:spacing w:line="276" w:lineRule="auto"/>
              <w:rPr>
                <w:rFonts w:cs="Arial"/>
                <w:sz w:val="22"/>
                <w:szCs w:val="22"/>
                <w:lang w:eastAsia="ko-KR"/>
              </w:rPr>
            </w:pPr>
            <w:r w:rsidRPr="00D136CD">
              <w:rPr>
                <w:rFonts w:cs="Arial"/>
                <w:sz w:val="22"/>
                <w:szCs w:val="22"/>
                <w:lang w:eastAsia="ko-KR"/>
              </w:rPr>
              <w:t>waistheightomphalion_cm</w:t>
            </w:r>
          </w:p>
        </w:tc>
        <w:tc>
          <w:tcPr>
            <w:tcW w:w="1319" w:type="dxa"/>
            <w:noWrap/>
            <w:hideMark/>
          </w:tcPr>
          <w:p w14:paraId="723C8E29"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7,028</w:t>
            </w:r>
          </w:p>
        </w:tc>
        <w:tc>
          <w:tcPr>
            <w:tcW w:w="1095" w:type="dxa"/>
            <w:noWrap/>
            <w:hideMark/>
          </w:tcPr>
          <w:p w14:paraId="1826BE8C"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103.3</w:t>
            </w:r>
          </w:p>
        </w:tc>
        <w:tc>
          <w:tcPr>
            <w:tcW w:w="880" w:type="dxa"/>
            <w:noWrap/>
            <w:hideMark/>
          </w:tcPr>
          <w:p w14:paraId="2168B9E2"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6.3</w:t>
            </w:r>
          </w:p>
        </w:tc>
        <w:tc>
          <w:tcPr>
            <w:tcW w:w="899" w:type="dxa"/>
            <w:noWrap/>
            <w:hideMark/>
          </w:tcPr>
          <w:p w14:paraId="49AFCF5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80.5</w:t>
            </w:r>
          </w:p>
        </w:tc>
        <w:tc>
          <w:tcPr>
            <w:tcW w:w="1186" w:type="dxa"/>
            <w:noWrap/>
            <w:hideMark/>
          </w:tcPr>
          <w:p w14:paraId="78B23E4E"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124.5</w:t>
            </w:r>
          </w:p>
        </w:tc>
        <w:tc>
          <w:tcPr>
            <w:tcW w:w="979" w:type="dxa"/>
            <w:noWrap/>
            <w:hideMark/>
          </w:tcPr>
          <w:p w14:paraId="690D2048"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3</w:t>
            </w:r>
          </w:p>
        </w:tc>
        <w:tc>
          <w:tcPr>
            <w:tcW w:w="1256" w:type="dxa"/>
            <w:noWrap/>
            <w:hideMark/>
          </w:tcPr>
          <w:p w14:paraId="379C645D" w14:textId="77777777" w:rsidR="006D1503" w:rsidRPr="00D136CD" w:rsidRDefault="006D1503" w:rsidP="00E977C0">
            <w:pPr>
              <w:spacing w:line="276" w:lineRule="auto"/>
              <w:jc w:val="right"/>
              <w:rPr>
                <w:rFonts w:cs="Arial"/>
                <w:sz w:val="22"/>
                <w:szCs w:val="22"/>
                <w:lang w:eastAsia="ko-KR"/>
              </w:rPr>
            </w:pPr>
            <w:r w:rsidRPr="00D136CD">
              <w:rPr>
                <w:rFonts w:cs="Arial"/>
                <w:sz w:val="22"/>
                <w:szCs w:val="22"/>
                <w:lang w:eastAsia="ko-KR"/>
              </w:rPr>
              <w:t>0</w:t>
            </w:r>
          </w:p>
        </w:tc>
      </w:tr>
    </w:tbl>
    <w:p w14:paraId="105EC313" w14:textId="77777777" w:rsidR="00B2738F" w:rsidRPr="00D136CD" w:rsidRDefault="00B7019E" w:rsidP="003E664F">
      <w:pPr>
        <w:keepNext/>
        <w:spacing w:line="276" w:lineRule="auto"/>
        <w:jc w:val="center"/>
        <w:rPr>
          <w:rFonts w:cs="Arial"/>
          <w:sz w:val="22"/>
          <w:szCs w:val="22"/>
        </w:rPr>
      </w:pPr>
      <w:r w:rsidRPr="00D136CD">
        <w:rPr>
          <w:rFonts w:cs="Arial"/>
          <w:sz w:val="22"/>
          <w:szCs w:val="22"/>
          <w:lang w:eastAsia="ko-KR"/>
        </w:rPr>
        <w:drawing>
          <wp:inline distT="0" distB="0" distL="0" distR="0" wp14:anchorId="4798F7E2" wp14:editId="4E995ADA">
            <wp:extent cx="5620541" cy="3320716"/>
            <wp:effectExtent l="0" t="0" r="0" b="0"/>
            <wp:docPr id="10745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5005" name=""/>
                    <pic:cNvPicPr/>
                  </pic:nvPicPr>
                  <pic:blipFill>
                    <a:blip r:embed="rId12"/>
                    <a:stretch>
                      <a:fillRect/>
                    </a:stretch>
                  </pic:blipFill>
                  <pic:spPr>
                    <a:xfrm>
                      <a:off x="0" y="0"/>
                      <a:ext cx="5627635" cy="3324907"/>
                    </a:xfrm>
                    <a:prstGeom prst="rect">
                      <a:avLst/>
                    </a:prstGeom>
                  </pic:spPr>
                </pic:pic>
              </a:graphicData>
            </a:graphic>
          </wp:inline>
        </w:drawing>
      </w:r>
    </w:p>
    <w:p w14:paraId="252B7760" w14:textId="3B7D1B47" w:rsidR="005F470E" w:rsidRPr="00D136CD" w:rsidRDefault="00B2738F" w:rsidP="00BD5B83">
      <w:pPr>
        <w:pStyle w:val="Caption"/>
        <w:spacing w:line="276" w:lineRule="auto"/>
        <w:jc w:val="center"/>
        <w:rPr>
          <w:rFonts w:cs="Arial"/>
          <w:sz w:val="22"/>
          <w:szCs w:val="22"/>
          <w:lang w:eastAsia="ko-KR"/>
        </w:rPr>
      </w:pPr>
      <w:r w:rsidRPr="00D136CD">
        <w:rPr>
          <w:rFonts w:cs="Arial"/>
          <w:sz w:val="22"/>
          <w:szCs w:val="22"/>
        </w:rPr>
        <w:t xml:space="preserve">Figure </w:t>
      </w:r>
      <w:r w:rsidR="000A1859">
        <w:rPr>
          <w:rFonts w:cs="Arial"/>
          <w:sz w:val="22"/>
          <w:szCs w:val="22"/>
        </w:rPr>
        <w:t>3.1-1: Percent of</w:t>
      </w:r>
      <w:r w:rsidRPr="00D136CD">
        <w:rPr>
          <w:rFonts w:cs="Arial"/>
          <w:sz w:val="22"/>
          <w:szCs w:val="22"/>
        </w:rPr>
        <w:t xml:space="preserve"> total height attributable to the height to hip by sex</w:t>
      </w:r>
    </w:p>
    <w:p w14:paraId="6C0E0A47" w14:textId="225154B5" w:rsidR="005F470E" w:rsidRPr="004C38A3" w:rsidRDefault="005F470E" w:rsidP="00BD5B83">
      <w:pPr>
        <w:spacing w:line="276" w:lineRule="auto"/>
        <w:rPr>
          <w:rFonts w:cs="Arial"/>
          <w:sz w:val="22"/>
          <w:szCs w:val="22"/>
          <w:lang w:eastAsia="ko-KR"/>
        </w:rPr>
      </w:pPr>
      <w:r w:rsidRPr="00D136CD">
        <w:rPr>
          <w:rFonts w:cs="Arial"/>
          <w:sz w:val="22"/>
          <w:szCs w:val="22"/>
          <w:lang w:eastAsia="ko-KR"/>
        </w:rPr>
        <w:t>The percent of total height attributable to the hip height describes, roughly, the proportional height of the lower body to the total height. In plain terms, individuals with longer legs are expected to have a higher percent than individuals with shorter legs. In the figure, we observe females having a higher percent than males, indicating that females have proportionally taller lower bodies than males. The median percentage for females and males is 51.8% and 51.2%, respectively. The median proportional height of the lower body to the full height is 0.6% higher in females than for males in the sample group.</w:t>
      </w:r>
    </w:p>
    <w:p w14:paraId="378A91B9" w14:textId="77777777" w:rsidR="004C38A3" w:rsidRPr="004C38A3" w:rsidRDefault="004C38A3" w:rsidP="003E664F">
      <w:pPr>
        <w:pStyle w:val="Heading2"/>
      </w:pPr>
      <w:r w:rsidRPr="004C38A3">
        <w:t>3.2 Data quality assessment</w:t>
      </w:r>
    </w:p>
    <w:p w14:paraId="59824BA2" w14:textId="55B8151E" w:rsidR="004C38A3" w:rsidRPr="00D136CD" w:rsidRDefault="00F438DF" w:rsidP="00CF131A">
      <w:pPr>
        <w:spacing w:line="276" w:lineRule="auto"/>
        <w:rPr>
          <w:rFonts w:cs="Arial"/>
          <w:sz w:val="22"/>
          <w:szCs w:val="22"/>
          <w:lang w:eastAsia="ko-KR"/>
        </w:rPr>
      </w:pPr>
      <w:r>
        <w:rPr>
          <w:rFonts w:cs="Arial"/>
          <w:sz w:val="22"/>
          <w:szCs w:val="22"/>
          <w:lang w:eastAsia="ko-KR"/>
        </w:rPr>
        <w:t xml:space="preserve">As described in Section 2, the dataset contained missing values, suspicious values, </w:t>
      </w:r>
      <w:r w:rsidR="00E7159F">
        <w:rPr>
          <w:rFonts w:cs="Arial"/>
          <w:sz w:val="22"/>
          <w:szCs w:val="22"/>
          <w:lang w:eastAsia="ko-KR"/>
        </w:rPr>
        <w:t xml:space="preserve">values that are not publishable, and values with inconsistent units. </w:t>
      </w:r>
      <w:r w:rsidR="00883AB4">
        <w:rPr>
          <w:rFonts w:cs="Arial"/>
          <w:sz w:val="22"/>
          <w:szCs w:val="22"/>
          <w:lang w:eastAsia="ko-KR"/>
        </w:rPr>
        <w:t xml:space="preserve">Missing values were found by assessing missing value coding and were recoded to be uniform. Suspicious values were found by </w:t>
      </w:r>
      <w:r w:rsidR="00892EDF">
        <w:rPr>
          <w:rFonts w:cs="Arial"/>
          <w:sz w:val="22"/>
          <w:szCs w:val="22"/>
          <w:lang w:eastAsia="ko-KR"/>
        </w:rPr>
        <w:t xml:space="preserve">summarizing data and assessing obvious outliers. These obvious outliers were recoded to missing values. In addition to obvious outliers, the dataset included </w:t>
      </w:r>
      <w:r w:rsidR="008A3ACC">
        <w:rPr>
          <w:rFonts w:cs="Arial"/>
          <w:sz w:val="22"/>
          <w:szCs w:val="22"/>
          <w:lang w:eastAsia="ko-KR"/>
        </w:rPr>
        <w:t xml:space="preserve">outliers that deemed review. These outliers were coded with a separate variable, rather than deleted, so that they could be viewed with caution. </w:t>
      </w:r>
      <w:r w:rsidR="004E6770">
        <w:rPr>
          <w:rFonts w:cs="Arial"/>
          <w:sz w:val="22"/>
          <w:szCs w:val="22"/>
          <w:lang w:eastAsia="ko-KR"/>
        </w:rPr>
        <w:t xml:space="preserve">The outliers were defined as values outside 1.5 times the IQR, as defined in a typical box-and-whisker plot. </w:t>
      </w:r>
      <w:r w:rsidR="00C65C60">
        <w:rPr>
          <w:rFonts w:cs="Arial"/>
          <w:sz w:val="22"/>
          <w:szCs w:val="22"/>
          <w:lang w:eastAsia="ko-KR"/>
        </w:rPr>
        <w:t xml:space="preserve">The dataset included data about minors, or people under the age of 18. The data for these observations were deleted, except for the Observation ID and age in order </w:t>
      </w:r>
      <w:r w:rsidR="00495243">
        <w:rPr>
          <w:rFonts w:cs="Arial"/>
          <w:sz w:val="22"/>
          <w:szCs w:val="22"/>
          <w:lang w:eastAsia="ko-KR"/>
        </w:rPr>
        <w:t xml:space="preserve">document that data existed although it is no longer shown. Values with inconsistent units were provided with new variables that </w:t>
      </w:r>
      <w:r w:rsidR="0023727A">
        <w:rPr>
          <w:rFonts w:cs="Arial"/>
          <w:sz w:val="22"/>
          <w:szCs w:val="22"/>
          <w:lang w:eastAsia="ko-KR"/>
        </w:rPr>
        <w:t xml:space="preserve">shows consistent measurement units. The original </w:t>
      </w:r>
      <w:r w:rsidR="0023727A">
        <w:rPr>
          <w:rFonts w:cs="Arial"/>
          <w:sz w:val="22"/>
          <w:szCs w:val="22"/>
          <w:lang w:eastAsia="ko-KR"/>
        </w:rPr>
        <w:lastRenderedPageBreak/>
        <w:t>variables were not changed</w:t>
      </w:r>
      <w:r w:rsidR="00647386">
        <w:rPr>
          <w:rFonts w:cs="Arial"/>
          <w:sz w:val="22"/>
          <w:szCs w:val="22"/>
          <w:lang w:eastAsia="ko-KR"/>
        </w:rPr>
        <w:t xml:space="preserve">. This allows consistency across iterations of analyses while also allowing </w:t>
      </w:r>
      <w:r w:rsidR="00CF131A">
        <w:rPr>
          <w:rFonts w:cs="Arial"/>
          <w:sz w:val="22"/>
          <w:szCs w:val="22"/>
          <w:lang w:eastAsia="ko-KR"/>
        </w:rPr>
        <w:t>accurate calculations on the anthropometric values.</w:t>
      </w:r>
    </w:p>
    <w:p w14:paraId="4B9D13ED" w14:textId="16FF418C" w:rsidR="006964A4" w:rsidRPr="00D136CD" w:rsidRDefault="66A724CC" w:rsidP="00BD5B83">
      <w:pPr>
        <w:pStyle w:val="Heading1"/>
        <w:spacing w:line="276" w:lineRule="auto"/>
        <w:rPr>
          <w:rFonts w:ascii="Arial" w:hAnsi="Arial" w:cs="Arial"/>
          <w:sz w:val="22"/>
          <w:szCs w:val="22"/>
        </w:rPr>
        <w:pPrChange w:id="315" w:author="Rebecca Yoo" w:date="2026-02-16T10:12:00Z" w16du:dateUtc="2026-02-16T17:12:00Z">
          <w:pPr>
            <w:pStyle w:val="Heading2"/>
            <w:spacing w:after="120" w:line="276" w:lineRule="auto"/>
          </w:pPr>
        </w:pPrChange>
      </w:pPr>
      <w:r w:rsidRPr="00D136CD">
        <w:rPr>
          <w:rFonts w:ascii="Arial" w:hAnsi="Arial" w:cs="Arial"/>
          <w:sz w:val="22"/>
          <w:szCs w:val="22"/>
        </w:rPr>
        <w:t>4. Relationships between anthropometric measures.</w:t>
      </w:r>
    </w:p>
    <w:p w14:paraId="730B884C" w14:textId="29F975D4" w:rsidR="006964A4" w:rsidRPr="00D136CD" w:rsidRDefault="66A724CC" w:rsidP="00BD5B83">
      <w:pPr>
        <w:pStyle w:val="Heading2"/>
        <w:spacing w:line="276" w:lineRule="auto"/>
        <w:rPr>
          <w:rFonts w:ascii="Arial" w:hAnsi="Arial" w:cs="Arial"/>
          <w:sz w:val="22"/>
          <w:szCs w:val="22"/>
        </w:rPr>
        <w:pPrChange w:id="316" w:author="Rebecca Yoo" w:date="2026-02-16T10:12:00Z" w16du:dateUtc="2026-02-16T17:12:00Z">
          <w:pPr>
            <w:pStyle w:val="Heading3"/>
            <w:spacing w:after="120" w:line="276" w:lineRule="auto"/>
          </w:pPr>
        </w:pPrChange>
      </w:pPr>
      <w:r w:rsidRPr="00D136CD">
        <w:rPr>
          <w:rFonts w:ascii="Arial" w:hAnsi="Arial" w:cs="Arial"/>
          <w:sz w:val="22"/>
          <w:szCs w:val="22"/>
        </w:rPr>
        <w:t>4.1 Relationship between measures of stature</w:t>
      </w:r>
    </w:p>
    <w:p w14:paraId="517B0332" w14:textId="4C790363" w:rsidR="006964A4" w:rsidRPr="00D136CD" w:rsidRDefault="00CF131A" w:rsidP="00BD5B83">
      <w:pPr>
        <w:spacing w:line="276" w:lineRule="auto"/>
        <w:rPr>
          <w:rFonts w:eastAsia="Segoe UI" w:cs="Arial"/>
          <w:color w:val="000000" w:themeColor="text1"/>
          <w:sz w:val="22"/>
          <w:szCs w:val="22"/>
        </w:rPr>
      </w:pPr>
      <w:r>
        <w:rPr>
          <w:rFonts w:eastAsia="Segoe UI" w:cs="Arial"/>
          <w:color w:val="000000" w:themeColor="text1"/>
          <w:sz w:val="22"/>
          <w:szCs w:val="22"/>
        </w:rPr>
        <w:t>The</w:t>
      </w:r>
      <w:r w:rsidR="66A724CC" w:rsidRPr="00D136CD">
        <w:rPr>
          <w:rFonts w:eastAsia="Segoe UI" w:cs="Arial"/>
          <w:color w:val="000000" w:themeColor="text1"/>
          <w:sz w:val="22"/>
          <w:szCs w:val="22"/>
        </w:rPr>
        <w:t xml:space="preserve"> level of correlation between the measures of stature </w:t>
      </w:r>
      <w:r>
        <w:rPr>
          <w:rFonts w:eastAsia="Segoe UI" w:cs="Arial"/>
          <w:color w:val="000000" w:themeColor="text1"/>
          <w:sz w:val="22"/>
          <w:szCs w:val="22"/>
        </w:rPr>
        <w:t>were assessed.</w:t>
      </w:r>
      <w:r w:rsidR="66A724CC" w:rsidRPr="00D136CD">
        <w:rPr>
          <w:rFonts w:eastAsia="Segoe UI" w:cs="Arial"/>
          <w:color w:val="000000" w:themeColor="text1"/>
          <w:sz w:val="22"/>
          <w:szCs w:val="22"/>
        </w:rPr>
        <w:t xml:space="preserve">  </w:t>
      </w:r>
      <w:r w:rsidR="006020E9" w:rsidRPr="00D136CD">
        <w:rPr>
          <w:rFonts w:eastAsia="Segoe UI" w:cs="Arial"/>
          <w:color w:val="000000" w:themeColor="text1"/>
          <w:sz w:val="22"/>
          <w:szCs w:val="22"/>
        </w:rPr>
        <w:t xml:space="preserve">The correlation coefficients for measures of stature variables range between 0.15 and 0.94 and every p-value is less than 0.0001. The two variables with the highest correlation coefficient are waistheightomphalion and cervicaleheight. When fit with a linear regression, the regression shows that for every unit increase of waistheightomphalion, there is a 1.26 unit increase in cervicaleheight. Although both variables are provided in units of mm, the relationship </w:t>
      </w:r>
      <w:r w:rsidR="00F01774">
        <w:rPr>
          <w:rFonts w:eastAsia="Segoe UI" w:cs="Arial"/>
          <w:color w:val="000000" w:themeColor="text1"/>
          <w:sz w:val="22"/>
          <w:szCs w:val="22"/>
        </w:rPr>
        <w:t>is consistent</w:t>
      </w:r>
      <w:r w:rsidR="006020E9" w:rsidRPr="00D136CD">
        <w:rPr>
          <w:rFonts w:eastAsia="Segoe UI" w:cs="Arial"/>
          <w:color w:val="000000" w:themeColor="text1"/>
          <w:sz w:val="22"/>
          <w:szCs w:val="22"/>
        </w:rPr>
        <w:t xml:space="preserve"> in inches</w:t>
      </w:r>
      <w:r w:rsidR="00F01774">
        <w:rPr>
          <w:rFonts w:eastAsia="Segoe UI" w:cs="Arial"/>
          <w:color w:val="000000" w:themeColor="text1"/>
          <w:sz w:val="22"/>
          <w:szCs w:val="22"/>
        </w:rPr>
        <w:t>,</w:t>
      </w:r>
      <w:r w:rsidR="006020E9" w:rsidRPr="00D136CD">
        <w:rPr>
          <w:rFonts w:eastAsia="Segoe UI" w:cs="Arial"/>
          <w:color w:val="000000" w:themeColor="text1"/>
          <w:sz w:val="22"/>
          <w:szCs w:val="22"/>
        </w:rPr>
        <w:t xml:space="preserve"> also. In other words, for every inch increase of height to the hip, there is 1.26 inches of increase height to the neck cervical. The R-squared value is 0.8852 for the linear regression.</w:t>
      </w:r>
    </w:p>
    <w:p w14:paraId="77D8DC22" w14:textId="77777777" w:rsidR="00B1779F" w:rsidRPr="00D136CD" w:rsidRDefault="00EC70A1" w:rsidP="00BD5B83">
      <w:pPr>
        <w:keepNext/>
        <w:spacing w:line="276" w:lineRule="auto"/>
        <w:jc w:val="center"/>
        <w:rPr>
          <w:rFonts w:cs="Arial"/>
          <w:sz w:val="22"/>
          <w:szCs w:val="22"/>
        </w:rPr>
      </w:pPr>
      <w:r w:rsidRPr="00D136CD">
        <w:rPr>
          <w:rFonts w:eastAsia="Segoe UI" w:cs="Arial"/>
          <w:color w:val="000000" w:themeColor="text1"/>
          <w:sz w:val="22"/>
          <w:szCs w:val="22"/>
        </w:rPr>
        <w:drawing>
          <wp:inline distT="0" distB="0" distL="0" distR="0" wp14:anchorId="46245DEE" wp14:editId="358034CE">
            <wp:extent cx="6098650" cy="3605544"/>
            <wp:effectExtent l="0" t="0" r="0" b="0"/>
            <wp:docPr id="122209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91922" name=""/>
                    <pic:cNvPicPr/>
                  </pic:nvPicPr>
                  <pic:blipFill>
                    <a:blip r:embed="rId13"/>
                    <a:stretch>
                      <a:fillRect/>
                    </a:stretch>
                  </pic:blipFill>
                  <pic:spPr>
                    <a:xfrm>
                      <a:off x="0" y="0"/>
                      <a:ext cx="6100876" cy="3606860"/>
                    </a:xfrm>
                    <a:prstGeom prst="rect">
                      <a:avLst/>
                    </a:prstGeom>
                  </pic:spPr>
                </pic:pic>
              </a:graphicData>
            </a:graphic>
          </wp:inline>
        </w:drawing>
      </w:r>
    </w:p>
    <w:p w14:paraId="45223949" w14:textId="440085CF" w:rsidR="006A6D9B" w:rsidRPr="00D136CD" w:rsidRDefault="00B1779F" w:rsidP="00BD5B83">
      <w:pPr>
        <w:pStyle w:val="Caption"/>
        <w:spacing w:line="276" w:lineRule="auto"/>
        <w:jc w:val="center"/>
        <w:rPr>
          <w:rFonts w:eastAsia="Segoe UI" w:cs="Arial"/>
          <w:color w:val="000000" w:themeColor="text1"/>
          <w:sz w:val="22"/>
          <w:szCs w:val="22"/>
        </w:rPr>
      </w:pPr>
      <w:r w:rsidRPr="00D136CD">
        <w:rPr>
          <w:rFonts w:cs="Arial"/>
          <w:sz w:val="22"/>
          <w:szCs w:val="22"/>
        </w:rPr>
        <w:t xml:space="preserve">Figure </w:t>
      </w:r>
      <w:r w:rsidR="00F01774">
        <w:rPr>
          <w:rFonts w:cs="Arial"/>
          <w:sz w:val="22"/>
          <w:szCs w:val="22"/>
        </w:rPr>
        <w:t>4.1-</w:t>
      </w:r>
      <w:r w:rsidRPr="00D136CD">
        <w:rPr>
          <w:rFonts w:cs="Arial"/>
          <w:sz w:val="22"/>
          <w:szCs w:val="22"/>
        </w:rPr>
        <w:fldChar w:fldCharType="begin"/>
      </w:r>
      <w:r w:rsidRPr="00D136CD">
        <w:rPr>
          <w:rFonts w:cs="Arial"/>
          <w:sz w:val="22"/>
          <w:szCs w:val="22"/>
        </w:rPr>
        <w:instrText xml:space="preserve"> SEQ Figure \* ARABIC </w:instrText>
      </w:r>
      <w:r w:rsidRPr="00D136CD">
        <w:rPr>
          <w:rFonts w:cs="Arial"/>
          <w:sz w:val="22"/>
          <w:szCs w:val="22"/>
        </w:rPr>
        <w:fldChar w:fldCharType="separate"/>
      </w:r>
      <w:r w:rsidR="00F72052">
        <w:rPr>
          <w:rFonts w:cs="Arial"/>
          <w:noProof/>
          <w:sz w:val="22"/>
          <w:szCs w:val="22"/>
        </w:rPr>
        <w:t>1</w:t>
      </w:r>
      <w:r w:rsidRPr="00D136CD">
        <w:rPr>
          <w:rFonts w:cs="Arial"/>
          <w:sz w:val="22"/>
          <w:szCs w:val="22"/>
        </w:rPr>
        <w:fldChar w:fldCharType="end"/>
      </w:r>
      <w:r w:rsidRPr="00D136CD">
        <w:rPr>
          <w:rFonts w:cs="Arial"/>
          <w:sz w:val="22"/>
          <w:szCs w:val="22"/>
        </w:rPr>
        <w:t xml:space="preserve"> Cervical height vs waist height</w:t>
      </w:r>
    </w:p>
    <w:p w14:paraId="1144422C" w14:textId="77777777" w:rsidR="00E77BD5" w:rsidRPr="00D136CD" w:rsidRDefault="00E77BD5" w:rsidP="00E77BD5">
      <w:pPr>
        <w:spacing w:line="276" w:lineRule="auto"/>
        <w:rPr>
          <w:rFonts w:eastAsia="Segoe UI" w:cs="Arial"/>
          <w:color w:val="000000" w:themeColor="text1"/>
          <w:sz w:val="22"/>
          <w:szCs w:val="22"/>
        </w:rPr>
      </w:pPr>
      <w:r w:rsidRPr="00D136CD">
        <w:rPr>
          <w:rFonts w:eastAsia="Segoe UI" w:cs="Arial"/>
          <w:color w:val="000000" w:themeColor="text1"/>
          <w:sz w:val="22"/>
          <w:szCs w:val="22"/>
        </w:rPr>
        <w:t xml:space="preserve">The variables with the three highest correlation coefficients and the two lowest correlation coefficients are the same for both males and females. The variables with the highest correlation coefficients (reported in parenthesis as female and male, respectively) are height to neck cervical (0.9845, 0.9840), waist height (0.9097, 0.9074), and height to hip(0.8586, 0.8527). The two variables with the lowest correlation coefficients are forward arm reach and foot length. The variable with the third lowest correlation coefficient is arm span for females and functional leg length for males. The correlation coefficient is consistently higher for females than males except </w:t>
      </w:r>
      <w:r w:rsidRPr="00D136CD">
        <w:rPr>
          <w:rFonts w:eastAsia="Segoe UI" w:cs="Arial"/>
          <w:color w:val="000000" w:themeColor="text1"/>
          <w:sz w:val="22"/>
          <w:szCs w:val="22"/>
        </w:rPr>
        <w:lastRenderedPageBreak/>
        <w:t>for arm span, which has a correlation coefficient that is 0.24 higher for males than that of females.</w:t>
      </w:r>
    </w:p>
    <w:p w14:paraId="2293D5F2" w14:textId="77777777" w:rsidR="00E77BD5" w:rsidRDefault="00E77BD5">
      <w:pPr>
        <w:spacing w:after="160" w:line="278" w:lineRule="auto"/>
        <w:rPr>
          <w:rFonts w:cs="Arial"/>
          <w:i/>
          <w:iCs/>
          <w:color w:val="0E2841" w:themeColor="text2"/>
          <w:sz w:val="22"/>
          <w:szCs w:val="22"/>
        </w:rPr>
      </w:pPr>
      <w:r>
        <w:rPr>
          <w:rFonts w:cs="Arial"/>
          <w:sz w:val="22"/>
          <w:szCs w:val="22"/>
        </w:rPr>
        <w:br w:type="page"/>
      </w:r>
    </w:p>
    <w:p w14:paraId="20EE8B72" w14:textId="6DA9B50E" w:rsidR="00B1010E" w:rsidRPr="00D136CD" w:rsidRDefault="00B1010E" w:rsidP="00BD5B83">
      <w:pPr>
        <w:pStyle w:val="Caption"/>
        <w:keepNext/>
        <w:spacing w:line="276" w:lineRule="auto"/>
        <w:jc w:val="center"/>
        <w:rPr>
          <w:rFonts w:cs="Arial"/>
          <w:sz w:val="22"/>
          <w:szCs w:val="22"/>
        </w:rPr>
      </w:pPr>
      <w:r w:rsidRPr="00D136CD">
        <w:rPr>
          <w:rFonts w:cs="Arial"/>
          <w:sz w:val="22"/>
          <w:szCs w:val="22"/>
        </w:rPr>
        <w:lastRenderedPageBreak/>
        <w:t xml:space="preserve">Table </w:t>
      </w:r>
      <w:r w:rsidR="00E77BD5">
        <w:rPr>
          <w:rFonts w:cs="Arial"/>
          <w:sz w:val="22"/>
          <w:szCs w:val="22"/>
        </w:rPr>
        <w:t>4.1-</w:t>
      </w:r>
      <w:r w:rsidR="002B79CF" w:rsidRPr="00D136CD">
        <w:rPr>
          <w:rFonts w:cs="Arial"/>
          <w:sz w:val="22"/>
          <w:szCs w:val="22"/>
        </w:rPr>
        <w:fldChar w:fldCharType="begin"/>
      </w:r>
      <w:r w:rsidR="002B79CF" w:rsidRPr="00D136CD">
        <w:rPr>
          <w:rFonts w:cs="Arial"/>
          <w:sz w:val="22"/>
          <w:szCs w:val="22"/>
        </w:rPr>
        <w:instrText xml:space="preserve"> SEQ Table \* ARABIC \s 2 </w:instrText>
      </w:r>
      <w:r w:rsidR="002B79CF" w:rsidRPr="00D136CD">
        <w:rPr>
          <w:rFonts w:cs="Arial"/>
          <w:sz w:val="22"/>
          <w:szCs w:val="22"/>
        </w:rPr>
        <w:fldChar w:fldCharType="separate"/>
      </w:r>
      <w:r w:rsidR="002B79CF" w:rsidRPr="00D136CD">
        <w:rPr>
          <w:rFonts w:cs="Arial"/>
          <w:noProof/>
          <w:sz w:val="22"/>
          <w:szCs w:val="22"/>
        </w:rPr>
        <w:t>1</w:t>
      </w:r>
      <w:r w:rsidR="002B79CF" w:rsidRPr="00D136CD">
        <w:rPr>
          <w:rFonts w:cs="Arial"/>
          <w:sz w:val="22"/>
          <w:szCs w:val="22"/>
        </w:rPr>
        <w:fldChar w:fldCharType="end"/>
      </w:r>
      <w:r w:rsidRPr="00D136CD">
        <w:rPr>
          <w:rFonts w:cs="Arial"/>
          <w:sz w:val="22"/>
          <w:szCs w:val="22"/>
        </w:rPr>
        <w:t xml:space="preserve"> Relationship between height and other anthropometric measures</w:t>
      </w:r>
    </w:p>
    <w:tbl>
      <w:tblPr>
        <w:tblStyle w:val="TableGrid"/>
        <w:tblW w:w="0" w:type="auto"/>
        <w:jc w:val="center"/>
        <w:tblLook w:val="04A0" w:firstRow="1" w:lastRow="0" w:firstColumn="1" w:lastColumn="0" w:noHBand="0" w:noVBand="1"/>
      </w:tblPr>
      <w:tblGrid>
        <w:gridCol w:w="2635"/>
        <w:gridCol w:w="2374"/>
        <w:gridCol w:w="1201"/>
        <w:gridCol w:w="1260"/>
      </w:tblGrid>
      <w:tr w:rsidR="007C5102" w:rsidRPr="00D136CD" w14:paraId="36368DE9" w14:textId="77777777" w:rsidTr="00476F92">
        <w:trPr>
          <w:trHeight w:val="288"/>
          <w:jc w:val="center"/>
        </w:trPr>
        <w:tc>
          <w:tcPr>
            <w:tcW w:w="2635" w:type="dxa"/>
            <w:vMerge w:val="restart"/>
            <w:noWrap/>
            <w:hideMark/>
          </w:tcPr>
          <w:p w14:paraId="17880368"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Description</w:t>
            </w:r>
          </w:p>
        </w:tc>
        <w:tc>
          <w:tcPr>
            <w:tcW w:w="2374" w:type="dxa"/>
            <w:vMerge w:val="restart"/>
            <w:noWrap/>
            <w:hideMark/>
          </w:tcPr>
          <w:p w14:paraId="57F75B50"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Variable Name</w:t>
            </w:r>
          </w:p>
        </w:tc>
        <w:tc>
          <w:tcPr>
            <w:tcW w:w="2461" w:type="dxa"/>
            <w:gridSpan w:val="2"/>
            <w:noWrap/>
            <w:hideMark/>
          </w:tcPr>
          <w:p w14:paraId="4776DE2F"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Correlation Coefficient</w:t>
            </w:r>
          </w:p>
        </w:tc>
      </w:tr>
      <w:tr w:rsidR="007C5102" w:rsidRPr="00D136CD" w14:paraId="40E4DBF8" w14:textId="77777777" w:rsidTr="00476F92">
        <w:trPr>
          <w:trHeight w:val="288"/>
          <w:jc w:val="center"/>
        </w:trPr>
        <w:tc>
          <w:tcPr>
            <w:tcW w:w="2635" w:type="dxa"/>
            <w:vMerge/>
            <w:hideMark/>
          </w:tcPr>
          <w:p w14:paraId="65EEFF81" w14:textId="77777777" w:rsidR="007C5102" w:rsidRPr="00D136CD" w:rsidRDefault="007C5102" w:rsidP="00BD5B83">
            <w:pPr>
              <w:spacing w:line="276" w:lineRule="auto"/>
              <w:rPr>
                <w:rFonts w:eastAsia="Segoe UI" w:cs="Arial"/>
                <w:color w:val="000000" w:themeColor="text1"/>
                <w:sz w:val="22"/>
                <w:szCs w:val="22"/>
              </w:rPr>
            </w:pPr>
          </w:p>
        </w:tc>
        <w:tc>
          <w:tcPr>
            <w:tcW w:w="2374" w:type="dxa"/>
            <w:vMerge/>
            <w:hideMark/>
          </w:tcPr>
          <w:p w14:paraId="1CCCEC3B" w14:textId="77777777" w:rsidR="007C5102" w:rsidRPr="00D136CD" w:rsidRDefault="007C5102" w:rsidP="00BD5B83">
            <w:pPr>
              <w:spacing w:line="276" w:lineRule="auto"/>
              <w:rPr>
                <w:rFonts w:eastAsia="Segoe UI" w:cs="Arial"/>
                <w:color w:val="000000" w:themeColor="text1"/>
                <w:sz w:val="22"/>
                <w:szCs w:val="22"/>
              </w:rPr>
            </w:pPr>
          </w:p>
        </w:tc>
        <w:tc>
          <w:tcPr>
            <w:tcW w:w="1201" w:type="dxa"/>
            <w:noWrap/>
            <w:hideMark/>
          </w:tcPr>
          <w:p w14:paraId="7C8F4A47"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Female</w:t>
            </w:r>
          </w:p>
        </w:tc>
        <w:tc>
          <w:tcPr>
            <w:tcW w:w="1260" w:type="dxa"/>
            <w:noWrap/>
            <w:hideMark/>
          </w:tcPr>
          <w:p w14:paraId="20218480"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Male</w:t>
            </w:r>
          </w:p>
        </w:tc>
      </w:tr>
      <w:tr w:rsidR="007C5102" w:rsidRPr="00D136CD" w14:paraId="083A8E0B" w14:textId="77777777" w:rsidTr="00476F92">
        <w:trPr>
          <w:trHeight w:val="288"/>
          <w:jc w:val="center"/>
        </w:trPr>
        <w:tc>
          <w:tcPr>
            <w:tcW w:w="2635" w:type="dxa"/>
            <w:noWrap/>
            <w:hideMark/>
          </w:tcPr>
          <w:p w14:paraId="26D79F26"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height to neck cervical</w:t>
            </w:r>
          </w:p>
        </w:tc>
        <w:tc>
          <w:tcPr>
            <w:tcW w:w="2374" w:type="dxa"/>
            <w:noWrap/>
            <w:hideMark/>
          </w:tcPr>
          <w:p w14:paraId="3901376B"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cervicaleheight</w:t>
            </w:r>
          </w:p>
        </w:tc>
        <w:tc>
          <w:tcPr>
            <w:tcW w:w="1201" w:type="dxa"/>
            <w:noWrap/>
            <w:hideMark/>
          </w:tcPr>
          <w:p w14:paraId="7EB7C9B3"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0.9845</w:t>
            </w:r>
          </w:p>
        </w:tc>
        <w:tc>
          <w:tcPr>
            <w:tcW w:w="1260" w:type="dxa"/>
            <w:noWrap/>
            <w:hideMark/>
          </w:tcPr>
          <w:p w14:paraId="6BC1E351"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0.9840</w:t>
            </w:r>
          </w:p>
        </w:tc>
      </w:tr>
      <w:tr w:rsidR="007C5102" w:rsidRPr="00D136CD" w14:paraId="031E4725" w14:textId="77777777" w:rsidTr="00476F92">
        <w:trPr>
          <w:trHeight w:val="288"/>
          <w:jc w:val="center"/>
        </w:trPr>
        <w:tc>
          <w:tcPr>
            <w:tcW w:w="2635" w:type="dxa"/>
            <w:noWrap/>
            <w:hideMark/>
          </w:tcPr>
          <w:p w14:paraId="4967F9F6"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waist height</w:t>
            </w:r>
          </w:p>
        </w:tc>
        <w:tc>
          <w:tcPr>
            <w:tcW w:w="2374" w:type="dxa"/>
            <w:noWrap/>
            <w:hideMark/>
          </w:tcPr>
          <w:p w14:paraId="34ED3486"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waistheightomphalion</w:t>
            </w:r>
          </w:p>
        </w:tc>
        <w:tc>
          <w:tcPr>
            <w:tcW w:w="1201" w:type="dxa"/>
            <w:noWrap/>
            <w:hideMark/>
          </w:tcPr>
          <w:p w14:paraId="0B04D093"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0.9097</w:t>
            </w:r>
          </w:p>
        </w:tc>
        <w:tc>
          <w:tcPr>
            <w:tcW w:w="1260" w:type="dxa"/>
            <w:noWrap/>
            <w:hideMark/>
          </w:tcPr>
          <w:p w14:paraId="52C24D5A"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0.9074</w:t>
            </w:r>
          </w:p>
        </w:tc>
      </w:tr>
      <w:tr w:rsidR="007C5102" w:rsidRPr="00D136CD" w14:paraId="6CA8C99E" w14:textId="77777777" w:rsidTr="00476F92">
        <w:trPr>
          <w:trHeight w:val="288"/>
          <w:jc w:val="center"/>
        </w:trPr>
        <w:tc>
          <w:tcPr>
            <w:tcW w:w="2635" w:type="dxa"/>
            <w:noWrap/>
            <w:hideMark/>
          </w:tcPr>
          <w:p w14:paraId="3B9C1AED"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height to hip</w:t>
            </w:r>
          </w:p>
        </w:tc>
        <w:tc>
          <w:tcPr>
            <w:tcW w:w="2374" w:type="dxa"/>
            <w:noWrap/>
            <w:hideMark/>
          </w:tcPr>
          <w:p w14:paraId="6EC1D0B0"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trochanterionheight</w:t>
            </w:r>
          </w:p>
        </w:tc>
        <w:tc>
          <w:tcPr>
            <w:tcW w:w="1201" w:type="dxa"/>
            <w:noWrap/>
            <w:hideMark/>
          </w:tcPr>
          <w:p w14:paraId="1C6FD192"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0.8586</w:t>
            </w:r>
          </w:p>
        </w:tc>
        <w:tc>
          <w:tcPr>
            <w:tcW w:w="1260" w:type="dxa"/>
            <w:noWrap/>
            <w:hideMark/>
          </w:tcPr>
          <w:p w14:paraId="08C79B98"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0.8527</w:t>
            </w:r>
          </w:p>
        </w:tc>
      </w:tr>
      <w:tr w:rsidR="007C5102" w:rsidRPr="00D136CD" w14:paraId="6D9F7416" w14:textId="77777777" w:rsidTr="00476F92">
        <w:trPr>
          <w:trHeight w:val="288"/>
          <w:jc w:val="center"/>
        </w:trPr>
        <w:tc>
          <w:tcPr>
            <w:tcW w:w="2635" w:type="dxa"/>
            <w:noWrap/>
            <w:hideMark/>
          </w:tcPr>
          <w:p w14:paraId="224BA378"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knee height</w:t>
            </w:r>
          </w:p>
        </w:tc>
        <w:tc>
          <w:tcPr>
            <w:tcW w:w="2374" w:type="dxa"/>
            <w:noWrap/>
            <w:hideMark/>
          </w:tcPr>
          <w:p w14:paraId="4ACAE9D1"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kneeheightmidpatella</w:t>
            </w:r>
          </w:p>
        </w:tc>
        <w:tc>
          <w:tcPr>
            <w:tcW w:w="1201" w:type="dxa"/>
            <w:noWrap/>
            <w:hideMark/>
          </w:tcPr>
          <w:p w14:paraId="6578CBBE"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0.8406</w:t>
            </w:r>
          </w:p>
        </w:tc>
        <w:tc>
          <w:tcPr>
            <w:tcW w:w="1260" w:type="dxa"/>
            <w:noWrap/>
            <w:hideMark/>
          </w:tcPr>
          <w:p w14:paraId="662D298A"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0.8335</w:t>
            </w:r>
          </w:p>
        </w:tc>
      </w:tr>
      <w:tr w:rsidR="007C5102" w:rsidRPr="00D136CD" w14:paraId="1977D7D7" w14:textId="77777777" w:rsidTr="00476F92">
        <w:trPr>
          <w:trHeight w:val="288"/>
          <w:jc w:val="center"/>
        </w:trPr>
        <w:tc>
          <w:tcPr>
            <w:tcW w:w="2635" w:type="dxa"/>
            <w:noWrap/>
            <w:hideMark/>
          </w:tcPr>
          <w:p w14:paraId="193571D8"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functional leg length</w:t>
            </w:r>
          </w:p>
        </w:tc>
        <w:tc>
          <w:tcPr>
            <w:tcW w:w="2374" w:type="dxa"/>
            <w:noWrap/>
            <w:hideMark/>
          </w:tcPr>
          <w:p w14:paraId="325D3D11"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functionalleglength</w:t>
            </w:r>
          </w:p>
        </w:tc>
        <w:tc>
          <w:tcPr>
            <w:tcW w:w="1201" w:type="dxa"/>
            <w:noWrap/>
            <w:hideMark/>
          </w:tcPr>
          <w:p w14:paraId="3DFC8799"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0.8316</w:t>
            </w:r>
          </w:p>
        </w:tc>
        <w:tc>
          <w:tcPr>
            <w:tcW w:w="1260" w:type="dxa"/>
            <w:noWrap/>
            <w:hideMark/>
          </w:tcPr>
          <w:p w14:paraId="1BEACAEE"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0.8123</w:t>
            </w:r>
          </w:p>
        </w:tc>
      </w:tr>
      <w:tr w:rsidR="007C5102" w:rsidRPr="00D136CD" w14:paraId="7EBA457E" w14:textId="77777777" w:rsidTr="00476F92">
        <w:trPr>
          <w:trHeight w:val="288"/>
          <w:jc w:val="center"/>
        </w:trPr>
        <w:tc>
          <w:tcPr>
            <w:tcW w:w="2635" w:type="dxa"/>
            <w:noWrap/>
            <w:hideMark/>
          </w:tcPr>
          <w:p w14:paraId="25A0229B"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arm span</w:t>
            </w:r>
          </w:p>
        </w:tc>
        <w:tc>
          <w:tcPr>
            <w:tcW w:w="2374" w:type="dxa"/>
            <w:noWrap/>
            <w:hideMark/>
          </w:tcPr>
          <w:p w14:paraId="0B5C6370"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span</w:t>
            </w:r>
          </w:p>
        </w:tc>
        <w:tc>
          <w:tcPr>
            <w:tcW w:w="1201" w:type="dxa"/>
            <w:noWrap/>
            <w:hideMark/>
          </w:tcPr>
          <w:p w14:paraId="725F6BF8"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0.8202</w:t>
            </w:r>
          </w:p>
        </w:tc>
        <w:tc>
          <w:tcPr>
            <w:tcW w:w="1260" w:type="dxa"/>
            <w:noWrap/>
            <w:hideMark/>
          </w:tcPr>
          <w:p w14:paraId="51BDF058"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0.8226</w:t>
            </w:r>
          </w:p>
        </w:tc>
      </w:tr>
      <w:tr w:rsidR="007C5102" w:rsidRPr="00D136CD" w14:paraId="70D2E373" w14:textId="77777777" w:rsidTr="00476F92">
        <w:trPr>
          <w:trHeight w:val="288"/>
          <w:jc w:val="center"/>
        </w:trPr>
        <w:tc>
          <w:tcPr>
            <w:tcW w:w="2635" w:type="dxa"/>
            <w:noWrap/>
            <w:hideMark/>
          </w:tcPr>
          <w:p w14:paraId="4B08F7B2"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foot length</w:t>
            </w:r>
          </w:p>
        </w:tc>
        <w:tc>
          <w:tcPr>
            <w:tcW w:w="2374" w:type="dxa"/>
            <w:noWrap/>
            <w:hideMark/>
          </w:tcPr>
          <w:p w14:paraId="32134A7F"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footlength</w:t>
            </w:r>
          </w:p>
        </w:tc>
        <w:tc>
          <w:tcPr>
            <w:tcW w:w="1201" w:type="dxa"/>
            <w:noWrap/>
            <w:hideMark/>
          </w:tcPr>
          <w:p w14:paraId="291DB405"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0.7251</w:t>
            </w:r>
          </w:p>
        </w:tc>
        <w:tc>
          <w:tcPr>
            <w:tcW w:w="1260" w:type="dxa"/>
            <w:noWrap/>
            <w:hideMark/>
          </w:tcPr>
          <w:p w14:paraId="738FDB09"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0.7169</w:t>
            </w:r>
          </w:p>
        </w:tc>
      </w:tr>
      <w:tr w:rsidR="007C5102" w:rsidRPr="00D136CD" w14:paraId="7F1CD67E" w14:textId="77777777" w:rsidTr="00476F92">
        <w:trPr>
          <w:trHeight w:val="288"/>
          <w:jc w:val="center"/>
        </w:trPr>
        <w:tc>
          <w:tcPr>
            <w:tcW w:w="2635" w:type="dxa"/>
            <w:noWrap/>
            <w:hideMark/>
          </w:tcPr>
          <w:p w14:paraId="656CA44B"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forward arm reach</w:t>
            </w:r>
          </w:p>
        </w:tc>
        <w:tc>
          <w:tcPr>
            <w:tcW w:w="2374" w:type="dxa"/>
            <w:noWrap/>
            <w:hideMark/>
          </w:tcPr>
          <w:p w14:paraId="13E7B248" w14:textId="77777777" w:rsidR="007C5102" w:rsidRPr="00D136CD" w:rsidRDefault="007C5102"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thumbtipreach</w:t>
            </w:r>
          </w:p>
        </w:tc>
        <w:tc>
          <w:tcPr>
            <w:tcW w:w="1201" w:type="dxa"/>
            <w:noWrap/>
            <w:hideMark/>
          </w:tcPr>
          <w:p w14:paraId="3AAF3040"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0.1402</w:t>
            </w:r>
          </w:p>
        </w:tc>
        <w:tc>
          <w:tcPr>
            <w:tcW w:w="1260" w:type="dxa"/>
            <w:noWrap/>
            <w:hideMark/>
          </w:tcPr>
          <w:p w14:paraId="6DDAD4A6" w14:textId="77777777" w:rsidR="007C5102" w:rsidRPr="00D136CD" w:rsidRDefault="007C5102" w:rsidP="00BD5B83">
            <w:pPr>
              <w:spacing w:line="276" w:lineRule="auto"/>
              <w:jc w:val="right"/>
              <w:rPr>
                <w:rFonts w:eastAsia="Segoe UI" w:cs="Arial"/>
                <w:color w:val="000000" w:themeColor="text1"/>
                <w:sz w:val="22"/>
                <w:szCs w:val="22"/>
              </w:rPr>
            </w:pPr>
            <w:r w:rsidRPr="00D136CD">
              <w:rPr>
                <w:rFonts w:eastAsia="Segoe UI" w:cs="Arial"/>
                <w:color w:val="000000" w:themeColor="text1"/>
                <w:sz w:val="22"/>
                <w:szCs w:val="22"/>
              </w:rPr>
              <w:t xml:space="preserve"> 0.1147</w:t>
            </w:r>
          </w:p>
        </w:tc>
      </w:tr>
    </w:tbl>
    <w:p w14:paraId="35DA9F70" w14:textId="77777777" w:rsidR="00AE4A8B" w:rsidRPr="00D136CD" w:rsidRDefault="00AE4A8B" w:rsidP="00BD5B83">
      <w:pPr>
        <w:spacing w:line="276" w:lineRule="auto"/>
        <w:rPr>
          <w:rFonts w:eastAsia="Segoe UI" w:cs="Arial"/>
          <w:color w:val="000000" w:themeColor="text1"/>
          <w:sz w:val="22"/>
          <w:szCs w:val="22"/>
        </w:rPr>
      </w:pPr>
    </w:p>
    <w:p w14:paraId="66BD9B09" w14:textId="3B5FD127" w:rsidR="006964A4" w:rsidRPr="00D136CD" w:rsidRDefault="66A724CC" w:rsidP="00BD5B83">
      <w:pPr>
        <w:pStyle w:val="Heading2"/>
        <w:spacing w:line="276" w:lineRule="auto"/>
        <w:rPr>
          <w:rFonts w:ascii="Arial" w:hAnsi="Arial" w:cs="Arial"/>
          <w:sz w:val="22"/>
          <w:szCs w:val="22"/>
        </w:rPr>
        <w:pPrChange w:id="317" w:author="Rebecca Yoo" w:date="2026-02-16T10:12:00Z" w16du:dateUtc="2026-02-16T17:12:00Z">
          <w:pPr>
            <w:pStyle w:val="Heading3"/>
            <w:spacing w:after="120" w:line="276" w:lineRule="auto"/>
          </w:pPr>
        </w:pPrChange>
      </w:pPr>
      <w:r w:rsidRPr="00D136CD">
        <w:rPr>
          <w:rFonts w:ascii="Arial" w:hAnsi="Arial" w:cs="Arial"/>
          <w:sz w:val="22"/>
          <w:szCs w:val="22"/>
        </w:rPr>
        <w:t>4.2 Relationship between actual and reported height and weight</w:t>
      </w:r>
    </w:p>
    <w:p w14:paraId="50C396BD" w14:textId="33D1D471" w:rsidR="00216C67" w:rsidRPr="00D136CD" w:rsidRDefault="00216C67" w:rsidP="00216C67">
      <w:pPr>
        <w:spacing w:line="276" w:lineRule="auto"/>
        <w:rPr>
          <w:rFonts w:eastAsia="Segoe UI" w:cs="Arial"/>
          <w:color w:val="000000" w:themeColor="text1"/>
          <w:sz w:val="22"/>
          <w:szCs w:val="22"/>
        </w:rPr>
      </w:pPr>
      <w:r w:rsidRPr="00D136CD">
        <w:rPr>
          <w:rFonts w:eastAsia="Segoe UI" w:cs="Arial"/>
          <w:color w:val="000000" w:themeColor="text1"/>
          <w:sz w:val="22"/>
          <w:szCs w:val="22"/>
        </w:rPr>
        <w:t>The difference</w:t>
      </w:r>
      <w:r w:rsidR="00D2678E">
        <w:rPr>
          <w:rFonts w:eastAsia="Segoe UI" w:cs="Arial"/>
          <w:color w:val="000000" w:themeColor="text1"/>
          <w:sz w:val="22"/>
          <w:szCs w:val="22"/>
        </w:rPr>
        <w:t xml:space="preserve"> in measured </w:t>
      </w:r>
      <w:r w:rsidR="001072EF">
        <w:rPr>
          <w:rFonts w:eastAsia="Segoe UI" w:cs="Arial"/>
          <w:color w:val="000000" w:themeColor="text1"/>
          <w:sz w:val="22"/>
          <w:szCs w:val="22"/>
        </w:rPr>
        <w:t xml:space="preserve">and reported height was assessed. The difference was calculated as </w:t>
      </w:r>
      <w:r w:rsidRPr="00D136CD">
        <w:rPr>
          <w:rFonts w:eastAsia="Segoe UI" w:cs="Arial"/>
          <w:color w:val="000000" w:themeColor="text1"/>
          <w:sz w:val="22"/>
          <w:szCs w:val="22"/>
        </w:rPr>
        <w:t>the measured weight (weightkg) minus the reported weight (weightlbs). The interquartile range</w:t>
      </w:r>
      <w:r w:rsidR="001072EF">
        <w:rPr>
          <w:rFonts w:eastAsia="Segoe UI" w:cs="Arial"/>
          <w:color w:val="000000" w:themeColor="text1"/>
          <w:sz w:val="22"/>
          <w:szCs w:val="22"/>
        </w:rPr>
        <w:t xml:space="preserve"> of the difference</w:t>
      </w:r>
      <w:r w:rsidRPr="00D136CD">
        <w:rPr>
          <w:rFonts w:eastAsia="Segoe UI" w:cs="Arial"/>
          <w:color w:val="000000" w:themeColor="text1"/>
          <w:sz w:val="22"/>
          <w:szCs w:val="22"/>
        </w:rPr>
        <w:t xml:space="preserve"> is from -2.39 to 3.66 with the median at 0.52, showing that typically, the reported weight is lower than the measured weight by 0.52 lbs. The 10th and 90th percentiles are -5.6 and 7.4, respectively, while the range is -145.8 to 194.4. This shows that most weight differences are reasonable and there were some outliers that are obviously incorrect.</w:t>
      </w:r>
    </w:p>
    <w:p w14:paraId="21CC63D8" w14:textId="77777777" w:rsidR="00216C67" w:rsidRPr="00D136CD" w:rsidRDefault="00216C67" w:rsidP="00BD5B83">
      <w:pPr>
        <w:spacing w:line="276" w:lineRule="auto"/>
        <w:rPr>
          <w:rFonts w:eastAsia="Segoe UI" w:cs="Arial"/>
          <w:color w:val="000000" w:themeColor="text1"/>
          <w:sz w:val="22"/>
          <w:szCs w:val="22"/>
        </w:rPr>
      </w:pPr>
    </w:p>
    <w:p w14:paraId="4D6342C8" w14:textId="77777777" w:rsidR="00112C4E" w:rsidRDefault="006D049E" w:rsidP="00112C4E">
      <w:pPr>
        <w:keepNext/>
        <w:spacing w:line="276" w:lineRule="auto"/>
      </w:pPr>
      <w:r w:rsidRPr="00D136CD">
        <w:rPr>
          <w:rFonts w:eastAsia="Segoe UI" w:cs="Arial"/>
          <w:color w:val="000000" w:themeColor="text1"/>
          <w:sz w:val="22"/>
          <w:szCs w:val="22"/>
        </w:rPr>
        <w:lastRenderedPageBreak/>
        <w:drawing>
          <wp:inline distT="0" distB="0" distL="0" distR="0" wp14:anchorId="6A4E88F7" wp14:editId="575107AF">
            <wp:extent cx="6112042" cy="3620064"/>
            <wp:effectExtent l="0" t="0" r="3175" b="0"/>
            <wp:docPr id="14378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7313" name=""/>
                    <pic:cNvPicPr/>
                  </pic:nvPicPr>
                  <pic:blipFill>
                    <a:blip r:embed="rId14"/>
                    <a:stretch>
                      <a:fillRect/>
                    </a:stretch>
                  </pic:blipFill>
                  <pic:spPr>
                    <a:xfrm>
                      <a:off x="0" y="0"/>
                      <a:ext cx="6117233" cy="3623138"/>
                    </a:xfrm>
                    <a:prstGeom prst="rect">
                      <a:avLst/>
                    </a:prstGeom>
                  </pic:spPr>
                </pic:pic>
              </a:graphicData>
            </a:graphic>
          </wp:inline>
        </w:drawing>
      </w:r>
    </w:p>
    <w:p w14:paraId="3554E40F" w14:textId="7294BEFB" w:rsidR="006D049E" w:rsidRPr="0022147C" w:rsidRDefault="00112C4E" w:rsidP="00112C4E">
      <w:pPr>
        <w:pStyle w:val="Caption"/>
        <w:jc w:val="center"/>
        <w:rPr>
          <w:rFonts w:eastAsia="Segoe UI" w:cs="Arial"/>
          <w:color w:val="000000" w:themeColor="text1"/>
          <w:sz w:val="28"/>
          <w:szCs w:val="28"/>
        </w:rPr>
      </w:pPr>
      <w:r w:rsidRPr="0022147C">
        <w:rPr>
          <w:sz w:val="22"/>
          <w:szCs w:val="22"/>
        </w:rPr>
        <w:t xml:space="preserve">Figure </w:t>
      </w:r>
      <w:r w:rsidR="0022147C" w:rsidRPr="0022147C">
        <w:rPr>
          <w:sz w:val="22"/>
          <w:szCs w:val="22"/>
        </w:rPr>
        <w:t>4.2-</w:t>
      </w:r>
      <w:r w:rsidRPr="0022147C">
        <w:rPr>
          <w:sz w:val="22"/>
          <w:szCs w:val="22"/>
        </w:rPr>
        <w:fldChar w:fldCharType="begin"/>
      </w:r>
      <w:r w:rsidRPr="0022147C">
        <w:rPr>
          <w:sz w:val="22"/>
          <w:szCs w:val="22"/>
        </w:rPr>
        <w:instrText xml:space="preserve"> SEQ Figure \* ARABIC </w:instrText>
      </w:r>
      <w:r w:rsidRPr="0022147C">
        <w:rPr>
          <w:sz w:val="22"/>
          <w:szCs w:val="22"/>
        </w:rPr>
        <w:fldChar w:fldCharType="separate"/>
      </w:r>
      <w:r w:rsidR="00F72052">
        <w:rPr>
          <w:noProof/>
          <w:sz w:val="22"/>
          <w:szCs w:val="22"/>
        </w:rPr>
        <w:t>2</w:t>
      </w:r>
      <w:r w:rsidRPr="0022147C">
        <w:rPr>
          <w:sz w:val="22"/>
          <w:szCs w:val="22"/>
        </w:rPr>
        <w:fldChar w:fldCharType="end"/>
      </w:r>
      <w:r w:rsidR="0022147C" w:rsidRPr="0022147C">
        <w:rPr>
          <w:sz w:val="22"/>
          <w:szCs w:val="22"/>
        </w:rPr>
        <w:t>: Difference between measured and reported weight</w:t>
      </w:r>
    </w:p>
    <w:p w14:paraId="68713D57" w14:textId="163C80E3" w:rsidR="00100441" w:rsidRPr="00D136CD" w:rsidRDefault="0022147C" w:rsidP="00BD5B83">
      <w:pPr>
        <w:spacing w:line="276" w:lineRule="auto"/>
        <w:rPr>
          <w:rFonts w:eastAsia="Segoe UI" w:cs="Arial"/>
          <w:color w:val="000000" w:themeColor="text1"/>
          <w:sz w:val="22"/>
          <w:szCs w:val="22"/>
        </w:rPr>
      </w:pPr>
      <w:r>
        <w:rPr>
          <w:rFonts w:eastAsia="Segoe UI" w:cs="Arial"/>
          <w:color w:val="000000" w:themeColor="text1"/>
          <w:sz w:val="22"/>
          <w:szCs w:val="22"/>
        </w:rPr>
        <w:t xml:space="preserve">While Figure 4.2-2 shows the spread of the data, Figure 4.2-3 is helpful in assessing the central values that </w:t>
      </w:r>
      <w:r w:rsidR="00FA5EC9">
        <w:rPr>
          <w:rFonts w:eastAsia="Segoe UI" w:cs="Arial"/>
          <w:color w:val="000000" w:themeColor="text1"/>
          <w:sz w:val="22"/>
          <w:szCs w:val="22"/>
        </w:rPr>
        <w:t>contain the majority of the observations. Figure 4.2-3 shows the distribution of difference observations when</w:t>
      </w:r>
      <w:r w:rsidR="00100441" w:rsidRPr="00D136CD">
        <w:rPr>
          <w:rFonts w:eastAsia="Segoe UI" w:cs="Arial"/>
          <w:color w:val="000000" w:themeColor="text1"/>
          <w:sz w:val="22"/>
          <w:szCs w:val="22"/>
        </w:rPr>
        <w:t xml:space="preserve"> the range</w:t>
      </w:r>
      <w:r w:rsidR="00FA5EC9">
        <w:rPr>
          <w:rFonts w:eastAsia="Segoe UI" w:cs="Arial"/>
          <w:color w:val="000000" w:themeColor="text1"/>
          <w:sz w:val="22"/>
          <w:szCs w:val="22"/>
        </w:rPr>
        <w:t xml:space="preserve"> is limited</w:t>
      </w:r>
      <w:r w:rsidR="00100441" w:rsidRPr="00D136CD">
        <w:rPr>
          <w:rFonts w:eastAsia="Segoe UI" w:cs="Arial"/>
          <w:color w:val="000000" w:themeColor="text1"/>
          <w:sz w:val="22"/>
          <w:szCs w:val="22"/>
        </w:rPr>
        <w:t xml:space="preserve"> to a weight difference of 10 lbs.</w:t>
      </w:r>
    </w:p>
    <w:p w14:paraId="06FFDDAE" w14:textId="77777777" w:rsidR="00FA5EC9" w:rsidRDefault="00FD7780" w:rsidP="00FA5EC9">
      <w:pPr>
        <w:keepNext/>
        <w:spacing w:line="276" w:lineRule="auto"/>
      </w:pPr>
      <w:r w:rsidRPr="00D136CD">
        <w:rPr>
          <w:rFonts w:eastAsia="Segoe UI" w:cs="Arial"/>
          <w:color w:val="000000" w:themeColor="text1"/>
          <w:sz w:val="22"/>
          <w:szCs w:val="22"/>
        </w:rPr>
        <w:lastRenderedPageBreak/>
        <w:drawing>
          <wp:inline distT="0" distB="0" distL="0" distR="0" wp14:anchorId="05F9277E" wp14:editId="6408D0BB">
            <wp:extent cx="5630779" cy="3310690"/>
            <wp:effectExtent l="0" t="0" r="8255" b="4445"/>
            <wp:docPr id="146744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49252" name=""/>
                    <pic:cNvPicPr/>
                  </pic:nvPicPr>
                  <pic:blipFill>
                    <a:blip r:embed="rId15"/>
                    <a:stretch>
                      <a:fillRect/>
                    </a:stretch>
                  </pic:blipFill>
                  <pic:spPr>
                    <a:xfrm>
                      <a:off x="0" y="0"/>
                      <a:ext cx="5636792" cy="3314225"/>
                    </a:xfrm>
                    <a:prstGeom prst="rect">
                      <a:avLst/>
                    </a:prstGeom>
                  </pic:spPr>
                </pic:pic>
              </a:graphicData>
            </a:graphic>
          </wp:inline>
        </w:drawing>
      </w:r>
    </w:p>
    <w:p w14:paraId="334D5093" w14:textId="3EEDC001" w:rsidR="00FD7780" w:rsidRPr="00FA5EC9" w:rsidRDefault="00FA5EC9" w:rsidP="00FA5EC9">
      <w:pPr>
        <w:pStyle w:val="Caption"/>
        <w:jc w:val="center"/>
        <w:rPr>
          <w:rFonts w:eastAsia="Segoe UI" w:cs="Arial"/>
          <w:color w:val="000000" w:themeColor="text1"/>
          <w:sz w:val="28"/>
          <w:szCs w:val="28"/>
        </w:rPr>
      </w:pPr>
      <w:r w:rsidRPr="00FA5EC9">
        <w:rPr>
          <w:sz w:val="22"/>
          <w:szCs w:val="22"/>
        </w:rPr>
        <w:t>Figure</w:t>
      </w:r>
      <w:r>
        <w:rPr>
          <w:sz w:val="22"/>
          <w:szCs w:val="22"/>
        </w:rPr>
        <w:t xml:space="preserve"> 4.2-</w:t>
      </w:r>
      <w:r w:rsidRPr="00FA5EC9">
        <w:rPr>
          <w:sz w:val="22"/>
          <w:szCs w:val="22"/>
        </w:rPr>
        <w:fldChar w:fldCharType="begin"/>
      </w:r>
      <w:r w:rsidRPr="00FA5EC9">
        <w:rPr>
          <w:sz w:val="22"/>
          <w:szCs w:val="22"/>
        </w:rPr>
        <w:instrText xml:space="preserve"> SEQ Figure \* ARABIC </w:instrText>
      </w:r>
      <w:r w:rsidRPr="00FA5EC9">
        <w:rPr>
          <w:sz w:val="22"/>
          <w:szCs w:val="22"/>
        </w:rPr>
        <w:fldChar w:fldCharType="separate"/>
      </w:r>
      <w:r w:rsidR="00F72052">
        <w:rPr>
          <w:noProof/>
          <w:sz w:val="22"/>
          <w:szCs w:val="22"/>
        </w:rPr>
        <w:t>3</w:t>
      </w:r>
      <w:r w:rsidRPr="00FA5EC9">
        <w:rPr>
          <w:sz w:val="22"/>
          <w:szCs w:val="22"/>
        </w:rPr>
        <w:fldChar w:fldCharType="end"/>
      </w:r>
      <w:r>
        <w:rPr>
          <w:sz w:val="22"/>
          <w:szCs w:val="22"/>
        </w:rPr>
        <w:t>: Distribution of d</w:t>
      </w:r>
      <w:r w:rsidRPr="0022147C">
        <w:rPr>
          <w:sz w:val="22"/>
          <w:szCs w:val="22"/>
        </w:rPr>
        <w:t>ifference between measured and reported weight</w:t>
      </w:r>
      <w:r>
        <w:rPr>
          <w:sz w:val="22"/>
          <w:szCs w:val="22"/>
        </w:rPr>
        <w:t xml:space="preserve"> </w:t>
      </w:r>
      <w:r w:rsidR="002B2802">
        <w:rPr>
          <w:sz w:val="22"/>
          <w:szCs w:val="22"/>
        </w:rPr>
        <w:t>between -10 lb and 10 lb</w:t>
      </w:r>
    </w:p>
    <w:p w14:paraId="761AE089" w14:textId="1B08B529" w:rsidR="00F55326" w:rsidRPr="00D136CD" w:rsidRDefault="00F55326" w:rsidP="00F55326">
      <w:pPr>
        <w:spacing w:line="276" w:lineRule="auto"/>
        <w:rPr>
          <w:rFonts w:eastAsia="Segoe UI" w:cs="Arial"/>
          <w:color w:val="000000" w:themeColor="text1"/>
          <w:sz w:val="22"/>
          <w:szCs w:val="22"/>
        </w:rPr>
      </w:pPr>
      <w:r>
        <w:rPr>
          <w:rFonts w:eastAsia="Segoe UI" w:cs="Arial"/>
          <w:color w:val="000000" w:themeColor="text1"/>
          <w:sz w:val="22"/>
          <w:szCs w:val="22"/>
        </w:rPr>
        <w:t>Next, t</w:t>
      </w:r>
      <w:r w:rsidR="66A724CC" w:rsidRPr="00D136CD">
        <w:rPr>
          <w:rFonts w:eastAsia="Segoe UI" w:cs="Arial"/>
          <w:color w:val="000000" w:themeColor="text1"/>
          <w:sz w:val="22"/>
          <w:szCs w:val="22"/>
        </w:rPr>
        <w:t>he extent to which the difference between reported and measured weight varies by sex</w:t>
      </w:r>
      <w:r w:rsidR="002B2802">
        <w:rPr>
          <w:rFonts w:eastAsia="Segoe UI" w:cs="Arial"/>
          <w:color w:val="000000" w:themeColor="text1"/>
          <w:sz w:val="22"/>
          <w:szCs w:val="22"/>
        </w:rPr>
        <w:t xml:space="preserve"> </w:t>
      </w:r>
      <w:r>
        <w:rPr>
          <w:rFonts w:eastAsia="Segoe UI" w:cs="Arial"/>
          <w:color w:val="000000" w:themeColor="text1"/>
          <w:sz w:val="22"/>
          <w:szCs w:val="22"/>
        </w:rPr>
        <w:t>was assessed.</w:t>
      </w:r>
      <w:r w:rsidRPr="00F55326">
        <w:rPr>
          <w:rFonts w:eastAsia="Segoe UI" w:cs="Arial"/>
          <w:color w:val="000000" w:themeColor="text1"/>
          <w:sz w:val="22"/>
          <w:szCs w:val="22"/>
        </w:rPr>
        <w:t xml:space="preserve"> </w:t>
      </w:r>
      <w:r w:rsidRPr="00D136CD">
        <w:rPr>
          <w:rFonts w:eastAsia="Segoe UI" w:cs="Arial"/>
          <w:color w:val="000000" w:themeColor="text1"/>
          <w:sz w:val="22"/>
          <w:szCs w:val="22"/>
        </w:rPr>
        <w:t>When all values are included, the female IQR is -1.2 to 4.1 with median at 1.2. For males, IQR is -3.0 to 3.3 with median at 0.1. This shows that males generally had a larger range of differences but females overall had more of a difference in measured v</w:t>
      </w:r>
      <w:r>
        <w:rPr>
          <w:rFonts w:eastAsia="Segoe UI" w:cs="Arial"/>
          <w:color w:val="000000" w:themeColor="text1"/>
          <w:sz w:val="22"/>
          <w:szCs w:val="22"/>
        </w:rPr>
        <w:t>ersus</w:t>
      </w:r>
      <w:r w:rsidRPr="00D136CD">
        <w:rPr>
          <w:rFonts w:eastAsia="Segoe UI" w:cs="Arial"/>
          <w:color w:val="000000" w:themeColor="text1"/>
          <w:sz w:val="22"/>
          <w:szCs w:val="22"/>
        </w:rPr>
        <w:t xml:space="preserve"> reported weight. </w:t>
      </w:r>
      <w:r>
        <w:rPr>
          <w:rFonts w:eastAsia="Segoe UI" w:cs="Arial"/>
          <w:color w:val="000000" w:themeColor="text1"/>
          <w:sz w:val="22"/>
          <w:szCs w:val="22"/>
        </w:rPr>
        <w:t xml:space="preserve">To </w:t>
      </w:r>
      <w:r>
        <w:rPr>
          <w:rFonts w:eastAsia="Segoe UI" w:cs="Arial"/>
          <w:color w:val="000000" w:themeColor="text1"/>
          <w:sz w:val="22"/>
          <w:szCs w:val="22"/>
        </w:rPr>
        <w:t>observ</w:t>
      </w:r>
      <w:r>
        <w:rPr>
          <w:rFonts w:eastAsia="Segoe UI" w:cs="Arial"/>
          <w:color w:val="000000" w:themeColor="text1"/>
          <w:sz w:val="22"/>
          <w:szCs w:val="22"/>
        </w:rPr>
        <w:t>e</w:t>
      </w:r>
      <w:r w:rsidRPr="00D136CD">
        <w:rPr>
          <w:rFonts w:eastAsia="Segoe UI" w:cs="Arial"/>
          <w:color w:val="000000" w:themeColor="text1"/>
          <w:sz w:val="22"/>
          <w:szCs w:val="22"/>
        </w:rPr>
        <w:t xml:space="preserve"> reasonable values only, </w:t>
      </w:r>
      <w:r>
        <w:rPr>
          <w:rFonts w:eastAsia="Segoe UI" w:cs="Arial"/>
          <w:color w:val="000000" w:themeColor="text1"/>
          <w:sz w:val="22"/>
          <w:szCs w:val="22"/>
        </w:rPr>
        <w:t xml:space="preserve">the range </w:t>
      </w:r>
      <w:r>
        <w:rPr>
          <w:rFonts w:eastAsia="Segoe UI" w:cs="Arial"/>
          <w:color w:val="000000" w:themeColor="text1"/>
          <w:sz w:val="22"/>
          <w:szCs w:val="22"/>
        </w:rPr>
        <w:t>was</w:t>
      </w:r>
      <w:r>
        <w:rPr>
          <w:rFonts w:eastAsia="Segoe UI" w:cs="Arial"/>
          <w:color w:val="000000" w:themeColor="text1"/>
          <w:sz w:val="22"/>
          <w:szCs w:val="22"/>
        </w:rPr>
        <w:t xml:space="preserve"> again limited</w:t>
      </w:r>
      <w:r w:rsidRPr="00D136CD">
        <w:rPr>
          <w:rFonts w:eastAsia="Segoe UI" w:cs="Arial"/>
          <w:color w:val="000000" w:themeColor="text1"/>
          <w:sz w:val="22"/>
          <w:szCs w:val="22"/>
        </w:rPr>
        <w:t xml:space="preserve"> to a weight difference of 10 lbs.</w:t>
      </w:r>
      <w:r>
        <w:rPr>
          <w:rFonts w:eastAsia="Segoe UI" w:cs="Arial"/>
          <w:color w:val="000000" w:themeColor="text1"/>
          <w:sz w:val="22"/>
          <w:szCs w:val="22"/>
        </w:rPr>
        <w:t xml:space="preserve"> The differences are shown below in Figure 4.2-4.</w:t>
      </w:r>
    </w:p>
    <w:p w14:paraId="33FC13CB" w14:textId="0024EEB9" w:rsidR="006964A4" w:rsidRPr="00D136CD" w:rsidRDefault="006964A4" w:rsidP="00BD5B83">
      <w:pPr>
        <w:spacing w:line="276" w:lineRule="auto"/>
        <w:rPr>
          <w:rFonts w:eastAsia="Segoe UI" w:cs="Arial"/>
          <w:color w:val="000000" w:themeColor="text1"/>
          <w:sz w:val="22"/>
          <w:szCs w:val="22"/>
        </w:rPr>
      </w:pPr>
    </w:p>
    <w:p w14:paraId="62D30DB2" w14:textId="77777777" w:rsidR="002B2802" w:rsidRDefault="00E57219" w:rsidP="002B2802">
      <w:pPr>
        <w:keepNext/>
        <w:spacing w:line="276" w:lineRule="auto"/>
      </w:pPr>
      <w:r w:rsidRPr="00D136CD">
        <w:rPr>
          <w:rFonts w:eastAsia="Segoe UI" w:cs="Arial"/>
          <w:color w:val="000000" w:themeColor="text1"/>
          <w:sz w:val="22"/>
          <w:szCs w:val="22"/>
        </w:rPr>
        <w:lastRenderedPageBreak/>
        <w:drawing>
          <wp:inline distT="0" distB="0" distL="0" distR="0" wp14:anchorId="3DD0E136" wp14:editId="0EBC9A6F">
            <wp:extent cx="6063916" cy="3635542"/>
            <wp:effectExtent l="0" t="0" r="0" b="3175"/>
            <wp:docPr id="20266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2303" name=""/>
                    <pic:cNvPicPr/>
                  </pic:nvPicPr>
                  <pic:blipFill>
                    <a:blip r:embed="rId16"/>
                    <a:stretch>
                      <a:fillRect/>
                    </a:stretch>
                  </pic:blipFill>
                  <pic:spPr>
                    <a:xfrm>
                      <a:off x="0" y="0"/>
                      <a:ext cx="6068915" cy="3638539"/>
                    </a:xfrm>
                    <a:prstGeom prst="rect">
                      <a:avLst/>
                    </a:prstGeom>
                  </pic:spPr>
                </pic:pic>
              </a:graphicData>
            </a:graphic>
          </wp:inline>
        </w:drawing>
      </w:r>
    </w:p>
    <w:p w14:paraId="7B46E41D" w14:textId="4EAAEFFD" w:rsidR="00E57219" w:rsidRPr="002B2802" w:rsidRDefault="002B2802" w:rsidP="002832F0">
      <w:pPr>
        <w:pStyle w:val="Caption"/>
        <w:jc w:val="center"/>
        <w:rPr>
          <w:rFonts w:eastAsia="Segoe UI" w:cs="Arial"/>
          <w:color w:val="000000" w:themeColor="text1"/>
          <w:sz w:val="28"/>
          <w:szCs w:val="28"/>
        </w:rPr>
      </w:pPr>
      <w:r w:rsidRPr="002B2802">
        <w:rPr>
          <w:sz w:val="22"/>
          <w:szCs w:val="22"/>
        </w:rPr>
        <w:t xml:space="preserve">Figure </w:t>
      </w:r>
      <w:r w:rsidR="002832F0">
        <w:rPr>
          <w:sz w:val="22"/>
          <w:szCs w:val="22"/>
        </w:rPr>
        <w:t>4.2-</w:t>
      </w:r>
      <w:r w:rsidRPr="002B2802">
        <w:rPr>
          <w:sz w:val="22"/>
          <w:szCs w:val="22"/>
        </w:rPr>
        <w:fldChar w:fldCharType="begin"/>
      </w:r>
      <w:r w:rsidRPr="002B2802">
        <w:rPr>
          <w:sz w:val="22"/>
          <w:szCs w:val="22"/>
        </w:rPr>
        <w:instrText xml:space="preserve"> SEQ Figure \* ARABIC </w:instrText>
      </w:r>
      <w:r w:rsidRPr="002B2802">
        <w:rPr>
          <w:sz w:val="22"/>
          <w:szCs w:val="22"/>
        </w:rPr>
        <w:fldChar w:fldCharType="separate"/>
      </w:r>
      <w:r w:rsidR="00F72052">
        <w:rPr>
          <w:noProof/>
          <w:sz w:val="22"/>
          <w:szCs w:val="22"/>
        </w:rPr>
        <w:t>4</w:t>
      </w:r>
      <w:r w:rsidRPr="002B2802">
        <w:rPr>
          <w:sz w:val="22"/>
          <w:szCs w:val="22"/>
        </w:rPr>
        <w:fldChar w:fldCharType="end"/>
      </w:r>
      <w:r w:rsidR="002832F0">
        <w:rPr>
          <w:sz w:val="22"/>
          <w:szCs w:val="22"/>
        </w:rPr>
        <w:t>: Difference between reported and measured weight, by sex</w:t>
      </w:r>
    </w:p>
    <w:p w14:paraId="739A79FB" w14:textId="149B6965" w:rsidR="006964A4" w:rsidRPr="00D136CD" w:rsidRDefault="00F55326" w:rsidP="00BD5B83">
      <w:pPr>
        <w:spacing w:line="276" w:lineRule="auto"/>
        <w:rPr>
          <w:rFonts w:eastAsia="Segoe UI" w:cs="Arial"/>
          <w:color w:val="000000" w:themeColor="text1"/>
          <w:sz w:val="22"/>
          <w:szCs w:val="22"/>
        </w:rPr>
      </w:pPr>
      <w:r>
        <w:rPr>
          <w:rFonts w:eastAsia="Segoe UI" w:cs="Arial"/>
          <w:color w:val="000000" w:themeColor="text1"/>
          <w:sz w:val="22"/>
          <w:szCs w:val="22"/>
        </w:rPr>
        <w:t>T</w:t>
      </w:r>
      <w:r w:rsidR="66A724CC" w:rsidRPr="00D136CD">
        <w:rPr>
          <w:rFonts w:eastAsia="Segoe UI" w:cs="Arial"/>
          <w:color w:val="000000" w:themeColor="text1"/>
          <w:sz w:val="22"/>
          <w:szCs w:val="22"/>
        </w:rPr>
        <w:t>he self-reported height to the measured height</w:t>
      </w:r>
      <w:r>
        <w:rPr>
          <w:rFonts w:eastAsia="Segoe UI" w:cs="Arial"/>
          <w:color w:val="000000" w:themeColor="text1"/>
          <w:sz w:val="22"/>
          <w:szCs w:val="22"/>
        </w:rPr>
        <w:t xml:space="preserve"> was compared next.</w:t>
      </w:r>
    </w:p>
    <w:p w14:paraId="79EB9BD2" w14:textId="77777777" w:rsidR="00F55326" w:rsidRDefault="00633798" w:rsidP="00F55326">
      <w:pPr>
        <w:keepNext/>
        <w:spacing w:line="276" w:lineRule="auto"/>
        <w:jc w:val="center"/>
      </w:pPr>
      <w:r w:rsidRPr="00D136CD">
        <w:rPr>
          <w:rFonts w:eastAsia="Segoe UI" w:cs="Arial"/>
          <w:color w:val="000000" w:themeColor="text1"/>
          <w:sz w:val="22"/>
          <w:szCs w:val="22"/>
        </w:rPr>
        <w:drawing>
          <wp:inline distT="0" distB="0" distL="0" distR="0" wp14:anchorId="0CDFCA7F" wp14:editId="40CD4B23">
            <wp:extent cx="5014995" cy="3007449"/>
            <wp:effectExtent l="0" t="0" r="0" b="2540"/>
            <wp:docPr id="6014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09695" name=""/>
                    <pic:cNvPicPr/>
                  </pic:nvPicPr>
                  <pic:blipFill>
                    <a:blip r:embed="rId17"/>
                    <a:stretch>
                      <a:fillRect/>
                    </a:stretch>
                  </pic:blipFill>
                  <pic:spPr>
                    <a:xfrm>
                      <a:off x="0" y="0"/>
                      <a:ext cx="5021860" cy="3011566"/>
                    </a:xfrm>
                    <a:prstGeom prst="rect">
                      <a:avLst/>
                    </a:prstGeom>
                  </pic:spPr>
                </pic:pic>
              </a:graphicData>
            </a:graphic>
          </wp:inline>
        </w:drawing>
      </w:r>
    </w:p>
    <w:p w14:paraId="028E7844" w14:textId="454805AA" w:rsidR="00EE7633" w:rsidRPr="00F55326" w:rsidRDefault="00F55326" w:rsidP="00F55326">
      <w:pPr>
        <w:pStyle w:val="Caption"/>
        <w:jc w:val="center"/>
        <w:rPr>
          <w:rFonts w:eastAsia="Segoe UI" w:cs="Arial"/>
          <w:color w:val="000000" w:themeColor="text1"/>
          <w:sz w:val="28"/>
          <w:szCs w:val="28"/>
        </w:rPr>
      </w:pPr>
      <w:r w:rsidRPr="00F55326">
        <w:rPr>
          <w:sz w:val="22"/>
          <w:szCs w:val="22"/>
        </w:rPr>
        <w:t>Figure 4.2-</w:t>
      </w:r>
      <w:r w:rsidRPr="00F55326">
        <w:rPr>
          <w:sz w:val="22"/>
          <w:szCs w:val="22"/>
        </w:rPr>
        <w:fldChar w:fldCharType="begin"/>
      </w:r>
      <w:r w:rsidRPr="00F55326">
        <w:rPr>
          <w:sz w:val="22"/>
          <w:szCs w:val="22"/>
        </w:rPr>
        <w:instrText xml:space="preserve"> SEQ Figure \* ARABIC </w:instrText>
      </w:r>
      <w:r w:rsidRPr="00F55326">
        <w:rPr>
          <w:sz w:val="22"/>
          <w:szCs w:val="22"/>
        </w:rPr>
        <w:fldChar w:fldCharType="separate"/>
      </w:r>
      <w:r w:rsidR="00F72052">
        <w:rPr>
          <w:noProof/>
          <w:sz w:val="22"/>
          <w:szCs w:val="22"/>
        </w:rPr>
        <w:t>5</w:t>
      </w:r>
      <w:r w:rsidRPr="00F55326">
        <w:rPr>
          <w:sz w:val="22"/>
          <w:szCs w:val="22"/>
        </w:rPr>
        <w:fldChar w:fldCharType="end"/>
      </w:r>
      <w:r w:rsidR="00FF71B8">
        <w:rPr>
          <w:sz w:val="22"/>
          <w:szCs w:val="22"/>
        </w:rPr>
        <w:t>: Difference in reported versus measured height</w:t>
      </w:r>
    </w:p>
    <w:p w14:paraId="6F61DAD0" w14:textId="32EAF1FC" w:rsidR="00633798" w:rsidRDefault="00764916" w:rsidP="00BD5B83">
      <w:pPr>
        <w:spacing w:line="276" w:lineRule="auto"/>
        <w:rPr>
          <w:rFonts w:eastAsia="Segoe UI" w:cs="Arial"/>
          <w:color w:val="000000" w:themeColor="text1"/>
          <w:sz w:val="22"/>
          <w:szCs w:val="22"/>
        </w:rPr>
      </w:pPr>
      <w:r w:rsidRPr="00D136CD">
        <w:rPr>
          <w:rFonts w:eastAsia="Segoe UI" w:cs="Arial"/>
          <w:color w:val="000000" w:themeColor="text1"/>
          <w:sz w:val="22"/>
          <w:szCs w:val="22"/>
        </w:rPr>
        <w:t xml:space="preserve">The distribution of the difference is a tall and narrow normal curve, showing that most heights are generally precise within a certain range. The IQR ranges from -1.2 to -0.24, showing that the </w:t>
      </w:r>
      <w:r w:rsidRPr="00D136CD">
        <w:rPr>
          <w:rFonts w:eastAsia="Segoe UI" w:cs="Arial"/>
          <w:color w:val="000000" w:themeColor="text1"/>
          <w:sz w:val="22"/>
          <w:szCs w:val="22"/>
        </w:rPr>
        <w:lastRenderedPageBreak/>
        <w:t>measured height is usually up to 1 inch higher than the reported height. The 10th and 90th percentiles are -1.7 and -0.2, respectively, while the range is from -24.1 to 10.8.</w:t>
      </w:r>
    </w:p>
    <w:p w14:paraId="6CCD89A0" w14:textId="07F25EDE" w:rsidR="009B29E1" w:rsidRPr="00D136CD" w:rsidRDefault="009B29E1" w:rsidP="00BD5B83">
      <w:pPr>
        <w:spacing w:line="276" w:lineRule="auto"/>
        <w:rPr>
          <w:rFonts w:eastAsia="Segoe UI" w:cs="Arial"/>
          <w:color w:val="000000" w:themeColor="text1"/>
          <w:sz w:val="22"/>
          <w:szCs w:val="22"/>
        </w:rPr>
      </w:pPr>
      <w:r>
        <w:rPr>
          <w:rFonts w:eastAsia="Segoe UI" w:cs="Arial"/>
          <w:color w:val="000000" w:themeColor="text1"/>
          <w:sz w:val="22"/>
          <w:szCs w:val="22"/>
        </w:rPr>
        <w:t xml:space="preserve">The reported and measured height and weight values showed significant differences in some observations, while most were within an acceptable range for </w:t>
      </w:r>
      <w:r w:rsidR="00BD39A6">
        <w:rPr>
          <w:rFonts w:eastAsia="Segoe UI" w:cs="Arial"/>
          <w:color w:val="000000" w:themeColor="text1"/>
          <w:sz w:val="22"/>
          <w:szCs w:val="22"/>
        </w:rPr>
        <w:t>designing clothes. If the outlier</w:t>
      </w:r>
      <w:r w:rsidR="007A632D">
        <w:rPr>
          <w:rFonts w:eastAsia="Segoe UI" w:cs="Arial"/>
          <w:color w:val="000000" w:themeColor="text1"/>
          <w:sz w:val="22"/>
          <w:szCs w:val="22"/>
        </w:rPr>
        <w:t xml:space="preserve">s were to be used in calculating overall anthropometric summaries, the bias would skew the measurements significantly due to the spread of the outliers. However, the outliers are </w:t>
      </w:r>
      <w:r w:rsidR="00656A2A">
        <w:rPr>
          <w:rFonts w:eastAsia="Segoe UI" w:cs="Arial"/>
          <w:color w:val="000000" w:themeColor="text1"/>
          <w:sz w:val="22"/>
          <w:szCs w:val="22"/>
        </w:rPr>
        <w:t xml:space="preserve">easy to assess and if dealt with, using values within the IQR would provide </w:t>
      </w:r>
      <w:r w:rsidR="00F72052">
        <w:rPr>
          <w:rFonts w:eastAsia="Segoe UI" w:cs="Arial"/>
          <w:color w:val="000000" w:themeColor="text1"/>
          <w:sz w:val="22"/>
          <w:szCs w:val="22"/>
        </w:rPr>
        <w:t>reasonable values for designing clothes and equipment.</w:t>
      </w:r>
    </w:p>
    <w:p w14:paraId="62644CE9" w14:textId="7E6FC5C3" w:rsidR="00211AC0" w:rsidRPr="00D136CD" w:rsidRDefault="00211AC0" w:rsidP="00BD5B83">
      <w:pPr>
        <w:spacing w:line="276" w:lineRule="auto"/>
        <w:rPr>
          <w:rFonts w:eastAsia="Segoe UI" w:cs="Arial"/>
          <w:color w:val="000000" w:themeColor="text1"/>
          <w:sz w:val="22"/>
          <w:szCs w:val="22"/>
        </w:rPr>
      </w:pPr>
    </w:p>
    <w:p w14:paraId="75E07391" w14:textId="5BE7E6E8" w:rsidR="006964A4" w:rsidRPr="00D136CD" w:rsidRDefault="66A724CC" w:rsidP="00BD5B83">
      <w:pPr>
        <w:pStyle w:val="Heading2"/>
        <w:spacing w:line="276" w:lineRule="auto"/>
        <w:rPr>
          <w:rFonts w:ascii="Arial" w:hAnsi="Arial" w:cs="Arial"/>
          <w:sz w:val="22"/>
          <w:szCs w:val="22"/>
        </w:rPr>
        <w:pPrChange w:id="318" w:author="Rebecca Yoo" w:date="2026-02-16T10:12:00Z" w16du:dateUtc="2026-02-16T17:12:00Z">
          <w:pPr>
            <w:pStyle w:val="Heading3"/>
            <w:spacing w:after="120" w:line="276" w:lineRule="auto"/>
          </w:pPr>
        </w:pPrChange>
      </w:pPr>
      <w:r w:rsidRPr="00D136CD">
        <w:rPr>
          <w:rFonts w:ascii="Arial" w:hAnsi="Arial" w:cs="Arial"/>
          <w:sz w:val="22"/>
          <w:szCs w:val="22"/>
        </w:rPr>
        <w:t>4.3 Relationship derived ‘body type’ and weight/BMI</w:t>
      </w:r>
    </w:p>
    <w:p w14:paraId="0F0A82F0" w14:textId="7CECFBAE" w:rsidR="00211AC0" w:rsidRPr="00D136CD" w:rsidRDefault="00177218" w:rsidP="00BD5B83">
      <w:pPr>
        <w:spacing w:line="276" w:lineRule="auto"/>
        <w:rPr>
          <w:rFonts w:eastAsia="Segoe UI" w:cs="Arial"/>
          <w:color w:val="000000" w:themeColor="text1"/>
          <w:sz w:val="22"/>
          <w:szCs w:val="22"/>
        </w:rPr>
      </w:pPr>
      <w:r>
        <w:rPr>
          <w:rFonts w:eastAsia="Segoe UI" w:cs="Arial"/>
          <w:color w:val="000000" w:themeColor="text1"/>
          <w:sz w:val="22"/>
          <w:szCs w:val="22"/>
        </w:rPr>
        <w:t>T</w:t>
      </w:r>
      <w:r w:rsidR="66A724CC" w:rsidRPr="00D136CD">
        <w:rPr>
          <w:rFonts w:eastAsia="Segoe UI" w:cs="Arial"/>
          <w:color w:val="000000" w:themeColor="text1"/>
          <w:sz w:val="22"/>
          <w:szCs w:val="22"/>
        </w:rPr>
        <w:t xml:space="preserve">he distributions of weight and BMI for each of the body types </w:t>
      </w:r>
      <w:r>
        <w:rPr>
          <w:rFonts w:eastAsia="Segoe UI" w:cs="Arial"/>
          <w:color w:val="000000" w:themeColor="text1"/>
          <w:sz w:val="22"/>
          <w:szCs w:val="22"/>
        </w:rPr>
        <w:t>are compared in the figures below.</w:t>
      </w:r>
      <w:r w:rsidR="66A724CC" w:rsidRPr="00D136CD">
        <w:rPr>
          <w:rFonts w:eastAsia="Segoe UI" w:cs="Arial"/>
          <w:color w:val="000000" w:themeColor="text1"/>
          <w:sz w:val="22"/>
          <w:szCs w:val="22"/>
        </w:rPr>
        <w:t xml:space="preserve"> </w:t>
      </w:r>
      <w:r w:rsidR="005E1CAF">
        <w:rPr>
          <w:rFonts w:eastAsia="Segoe UI" w:cs="Arial"/>
          <w:color w:val="000000" w:themeColor="text1"/>
          <w:sz w:val="22"/>
          <w:szCs w:val="22"/>
        </w:rPr>
        <w:t xml:space="preserve">The figures show that </w:t>
      </w:r>
      <w:r w:rsidR="0096165F">
        <w:rPr>
          <w:rFonts w:eastAsia="Segoe UI" w:cs="Arial"/>
          <w:color w:val="000000" w:themeColor="text1"/>
          <w:sz w:val="22"/>
          <w:szCs w:val="22"/>
        </w:rPr>
        <w:t xml:space="preserve">the most observations were seen in the medium box, followed by heavy triangle and light hourglass among females. For males, </w:t>
      </w:r>
      <w:r w:rsidR="00807278">
        <w:rPr>
          <w:rFonts w:eastAsia="Segoe UI" w:cs="Arial"/>
          <w:color w:val="000000" w:themeColor="text1"/>
          <w:sz w:val="22"/>
          <w:szCs w:val="22"/>
        </w:rPr>
        <w:t>most observations were categorized as light hourglass, followed by medium hourglass and medium box. The bo</w:t>
      </w:r>
      <w:r w:rsidR="00493C64">
        <w:rPr>
          <w:rFonts w:eastAsia="Segoe UI" w:cs="Arial"/>
          <w:color w:val="000000" w:themeColor="text1"/>
          <w:sz w:val="22"/>
          <w:szCs w:val="22"/>
        </w:rPr>
        <w:t xml:space="preserve">dy types captured the spread of different BMI and weight among the two sexes efficiently. </w:t>
      </w:r>
      <w:r w:rsidR="00650081">
        <w:rPr>
          <w:rFonts w:eastAsia="Segoe UI" w:cs="Arial"/>
          <w:color w:val="000000" w:themeColor="text1"/>
          <w:sz w:val="22"/>
          <w:szCs w:val="22"/>
        </w:rPr>
        <w:t xml:space="preserve">Each body type contained observations, showing that </w:t>
      </w:r>
      <w:r w:rsidR="00492818">
        <w:rPr>
          <w:rFonts w:eastAsia="Segoe UI" w:cs="Arial"/>
          <w:color w:val="000000" w:themeColor="text1"/>
          <w:sz w:val="22"/>
          <w:szCs w:val="22"/>
        </w:rPr>
        <w:t>the categories were spread apart enough to capture all observations while also providing information to efficiently design clothes and equipment since the heatplots show the density of observations.</w:t>
      </w:r>
    </w:p>
    <w:p w14:paraId="2CECC14B" w14:textId="77777777" w:rsidR="00F72052" w:rsidRDefault="00527C48" w:rsidP="00F72052">
      <w:pPr>
        <w:keepNext/>
        <w:spacing w:line="276" w:lineRule="auto"/>
      </w:pPr>
      <w:r w:rsidRPr="00D136CD">
        <w:rPr>
          <w:rFonts w:eastAsia="Segoe UI" w:cs="Arial"/>
          <w:color w:val="000000" w:themeColor="text1"/>
          <w:sz w:val="22"/>
          <w:szCs w:val="22"/>
        </w:rPr>
        <w:drawing>
          <wp:inline distT="0" distB="0" distL="0" distR="0" wp14:anchorId="2A903B0F" wp14:editId="1AF95ED6">
            <wp:extent cx="6015789" cy="3592299"/>
            <wp:effectExtent l="0" t="0" r="4445" b="8255"/>
            <wp:docPr id="203608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8773" name=""/>
                    <pic:cNvPicPr/>
                  </pic:nvPicPr>
                  <pic:blipFill>
                    <a:blip r:embed="rId18"/>
                    <a:stretch>
                      <a:fillRect/>
                    </a:stretch>
                  </pic:blipFill>
                  <pic:spPr>
                    <a:xfrm>
                      <a:off x="0" y="0"/>
                      <a:ext cx="6022296" cy="3596185"/>
                    </a:xfrm>
                    <a:prstGeom prst="rect">
                      <a:avLst/>
                    </a:prstGeom>
                  </pic:spPr>
                </pic:pic>
              </a:graphicData>
            </a:graphic>
          </wp:inline>
        </w:drawing>
      </w:r>
    </w:p>
    <w:p w14:paraId="7469EB81" w14:textId="347C43E5" w:rsidR="00527C48" w:rsidRPr="008E6013" w:rsidRDefault="00F72052" w:rsidP="008E6013">
      <w:pPr>
        <w:pStyle w:val="Caption"/>
        <w:jc w:val="center"/>
        <w:rPr>
          <w:rFonts w:eastAsia="Segoe UI" w:cs="Arial"/>
          <w:color w:val="000000" w:themeColor="text1"/>
          <w:sz w:val="28"/>
          <w:szCs w:val="28"/>
        </w:rPr>
      </w:pPr>
      <w:r w:rsidRPr="008E6013">
        <w:rPr>
          <w:sz w:val="22"/>
          <w:szCs w:val="22"/>
        </w:rPr>
        <w:t xml:space="preserve">Figure 4.3-1: </w:t>
      </w:r>
      <w:r w:rsidR="008E6013" w:rsidRPr="008E6013">
        <w:rPr>
          <w:sz w:val="22"/>
          <w:szCs w:val="22"/>
        </w:rPr>
        <w:t>BMI and weight distribution across female body types</w:t>
      </w:r>
    </w:p>
    <w:p w14:paraId="1AA9CE6E" w14:textId="77777777" w:rsidR="00F72052" w:rsidRDefault="00F72052" w:rsidP="00F72052">
      <w:pPr>
        <w:pStyle w:val="Heading1"/>
        <w:spacing w:line="276" w:lineRule="auto"/>
      </w:pPr>
      <w:r w:rsidRPr="00D136CD">
        <w:rPr>
          <w:rFonts w:ascii="Arial" w:eastAsia="Segoe UI" w:hAnsi="Arial" w:cs="Arial"/>
          <w:color w:val="000000" w:themeColor="text1"/>
          <w:sz w:val="22"/>
          <w:szCs w:val="22"/>
        </w:rPr>
        <w:lastRenderedPageBreak/>
        <w:drawing>
          <wp:inline distT="0" distB="0" distL="0" distR="0" wp14:anchorId="0DD9D720" wp14:editId="75DAEDA7">
            <wp:extent cx="5967663" cy="3597175"/>
            <wp:effectExtent l="0" t="0" r="0" b="3810"/>
            <wp:docPr id="135055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2364" name=""/>
                    <pic:cNvPicPr/>
                  </pic:nvPicPr>
                  <pic:blipFill>
                    <a:blip r:embed="rId19"/>
                    <a:stretch>
                      <a:fillRect/>
                    </a:stretch>
                  </pic:blipFill>
                  <pic:spPr>
                    <a:xfrm>
                      <a:off x="0" y="0"/>
                      <a:ext cx="5973986" cy="3600987"/>
                    </a:xfrm>
                    <a:prstGeom prst="rect">
                      <a:avLst/>
                    </a:prstGeom>
                  </pic:spPr>
                </pic:pic>
              </a:graphicData>
            </a:graphic>
          </wp:inline>
        </w:drawing>
      </w:r>
    </w:p>
    <w:p w14:paraId="6E02E024" w14:textId="73066B93" w:rsidR="008E6013" w:rsidRPr="008E6013" w:rsidRDefault="008E6013" w:rsidP="008E6013">
      <w:pPr>
        <w:pStyle w:val="Caption"/>
        <w:jc w:val="center"/>
        <w:rPr>
          <w:rFonts w:eastAsia="Segoe UI" w:cs="Arial"/>
          <w:color w:val="000000" w:themeColor="text1"/>
          <w:sz w:val="28"/>
          <w:szCs w:val="28"/>
        </w:rPr>
      </w:pPr>
      <w:r w:rsidRPr="008E6013">
        <w:rPr>
          <w:sz w:val="22"/>
          <w:szCs w:val="22"/>
        </w:rPr>
        <w:t>Figure 4.3-</w:t>
      </w:r>
      <w:r>
        <w:rPr>
          <w:sz w:val="22"/>
          <w:szCs w:val="22"/>
        </w:rPr>
        <w:t>2</w:t>
      </w:r>
      <w:r w:rsidRPr="008E6013">
        <w:rPr>
          <w:sz w:val="22"/>
          <w:szCs w:val="22"/>
        </w:rPr>
        <w:t xml:space="preserve">: BMI and weight distribution across </w:t>
      </w:r>
      <w:r>
        <w:rPr>
          <w:sz w:val="22"/>
          <w:szCs w:val="22"/>
        </w:rPr>
        <w:t>male</w:t>
      </w:r>
      <w:r w:rsidRPr="008E6013">
        <w:rPr>
          <w:sz w:val="22"/>
          <w:szCs w:val="22"/>
        </w:rPr>
        <w:t xml:space="preserve"> body types</w:t>
      </w:r>
    </w:p>
    <w:p w14:paraId="54F1715C" w14:textId="6A50EBFF" w:rsidR="006964A4" w:rsidRPr="00D136CD" w:rsidRDefault="66A724CC" w:rsidP="00BD5B83">
      <w:pPr>
        <w:pStyle w:val="Heading1"/>
        <w:spacing w:line="276" w:lineRule="auto"/>
        <w:rPr>
          <w:rFonts w:ascii="Arial" w:hAnsi="Arial" w:cs="Arial"/>
          <w:sz w:val="22"/>
          <w:szCs w:val="22"/>
        </w:rPr>
        <w:pPrChange w:id="319" w:author="Rebecca Yoo" w:date="2026-02-16T10:12:00Z" w16du:dateUtc="2026-02-16T17:12:00Z">
          <w:pPr>
            <w:pStyle w:val="Heading2"/>
            <w:spacing w:after="120" w:line="276" w:lineRule="auto"/>
          </w:pPr>
        </w:pPrChange>
      </w:pPr>
      <w:r w:rsidRPr="00D136CD">
        <w:rPr>
          <w:rFonts w:ascii="Arial" w:hAnsi="Arial" w:cs="Arial"/>
          <w:sz w:val="22"/>
          <w:szCs w:val="22"/>
        </w:rPr>
        <w:t>Appendix.</w:t>
      </w:r>
    </w:p>
    <w:p w14:paraId="0E83281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*Title: PBHLT 6101 PROJECT 1 - ARMY ANTHROPOMETRIC DATA ANALYSIS</w:t>
      </w:r>
    </w:p>
    <w:p w14:paraId="58A569A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*Author: Rebecca Yoo</w:t>
      </w:r>
    </w:p>
    <w:p w14:paraId="5CD2CBB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*Date: 2026-02-16</w:t>
      </w:r>
    </w:p>
    <w:p w14:paraId="1DDEE19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*Stata Version:BE 19.5</w:t>
      </w:r>
    </w:p>
    <w:p w14:paraId="0A81F03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*File Version: 1</w:t>
      </w:r>
    </w:p>
    <w:p w14:paraId="35EA5ACF" w14:textId="77777777" w:rsidR="001F7941" w:rsidRPr="001F7941" w:rsidRDefault="001F7941" w:rsidP="001F7941">
      <w:pPr>
        <w:spacing w:line="276" w:lineRule="auto"/>
        <w:rPr>
          <w:rFonts w:eastAsia="Segoe UI" w:cs="Arial"/>
          <w:color w:val="000000" w:themeColor="text1"/>
          <w:sz w:val="22"/>
          <w:szCs w:val="22"/>
        </w:rPr>
      </w:pPr>
    </w:p>
    <w:p w14:paraId="7AAA7A5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clear</w:t>
      </w:r>
    </w:p>
    <w:p w14:paraId="7924057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*Save working directory</w:t>
      </w:r>
    </w:p>
    <w:p w14:paraId="75F37AE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cd "C:\Users\Rebecca\OneDrive - University of Utah\1_Data\4_Projects"</w:t>
      </w:r>
    </w:p>
    <w:p w14:paraId="18BFD34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*Open dataset</w:t>
      </w:r>
    </w:p>
    <w:p w14:paraId="121A1EE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use "C:\Users\Rebecca\OneDrive - University of Utah\1_Data\4_Projects\ansur2allV2.dta" </w:t>
      </w:r>
    </w:p>
    <w:p w14:paraId="0F1FFC94" w14:textId="77777777" w:rsidR="001F7941" w:rsidRPr="001F7941" w:rsidRDefault="001F7941" w:rsidP="001F7941">
      <w:pPr>
        <w:spacing w:line="276" w:lineRule="auto"/>
        <w:rPr>
          <w:rFonts w:eastAsia="Segoe UI" w:cs="Arial"/>
          <w:color w:val="000000" w:themeColor="text1"/>
          <w:sz w:val="22"/>
          <w:szCs w:val="22"/>
        </w:rPr>
      </w:pPr>
    </w:p>
    <w:p w14:paraId="592974E2" w14:textId="77777777" w:rsidR="001F7941" w:rsidRPr="001F7941" w:rsidRDefault="001F7941" w:rsidP="001F7941">
      <w:pPr>
        <w:spacing w:line="276" w:lineRule="auto"/>
        <w:rPr>
          <w:rFonts w:eastAsia="Segoe UI" w:cs="Arial"/>
          <w:color w:val="000000" w:themeColor="text1"/>
          <w:sz w:val="22"/>
          <w:szCs w:val="22"/>
        </w:rPr>
      </w:pPr>
    </w:p>
    <w:p w14:paraId="2675E802" w14:textId="77777777" w:rsidR="001F7941" w:rsidRPr="001F7941" w:rsidRDefault="001F7941" w:rsidP="001F7941">
      <w:pPr>
        <w:spacing w:line="276" w:lineRule="auto"/>
        <w:rPr>
          <w:rFonts w:eastAsia="Segoe UI" w:cs="Arial"/>
          <w:color w:val="000000" w:themeColor="text1"/>
          <w:sz w:val="22"/>
          <w:szCs w:val="22"/>
        </w:rPr>
      </w:pPr>
    </w:p>
    <w:p w14:paraId="14524967" w14:textId="77777777" w:rsidR="001F7941" w:rsidRPr="001F7941" w:rsidRDefault="001F7941" w:rsidP="001F7941">
      <w:pPr>
        <w:spacing w:line="276" w:lineRule="auto"/>
        <w:rPr>
          <w:rFonts w:eastAsia="Segoe UI" w:cs="Arial"/>
          <w:color w:val="000000" w:themeColor="text1"/>
          <w:sz w:val="22"/>
          <w:szCs w:val="22"/>
        </w:rPr>
      </w:pPr>
    </w:p>
    <w:p w14:paraId="33D6C27F" w14:textId="77777777" w:rsidR="001F7941" w:rsidRPr="001F7941" w:rsidRDefault="001F7941" w:rsidP="001F7941">
      <w:pPr>
        <w:spacing w:line="276" w:lineRule="auto"/>
        <w:rPr>
          <w:rFonts w:eastAsia="Segoe UI" w:cs="Arial"/>
          <w:color w:val="000000" w:themeColor="text1"/>
          <w:sz w:val="22"/>
          <w:szCs w:val="22"/>
        </w:rPr>
      </w:pPr>
    </w:p>
    <w:p w14:paraId="50F03FF4" w14:textId="77777777" w:rsidR="001F7941" w:rsidRPr="001F7941" w:rsidRDefault="001F7941" w:rsidP="001F7941">
      <w:pPr>
        <w:spacing w:line="276" w:lineRule="auto"/>
        <w:rPr>
          <w:rFonts w:eastAsia="Segoe UI" w:cs="Arial"/>
          <w:color w:val="000000" w:themeColor="text1"/>
          <w:sz w:val="22"/>
          <w:szCs w:val="22"/>
        </w:rPr>
      </w:pPr>
    </w:p>
    <w:p w14:paraId="2BD247DD" w14:textId="77777777" w:rsidR="001F7941" w:rsidRPr="001F7941" w:rsidRDefault="001F7941" w:rsidP="001F7941">
      <w:pPr>
        <w:spacing w:line="276" w:lineRule="auto"/>
        <w:rPr>
          <w:rFonts w:eastAsia="Segoe UI" w:cs="Arial"/>
          <w:color w:val="000000" w:themeColor="text1"/>
          <w:sz w:val="22"/>
          <w:szCs w:val="22"/>
        </w:rPr>
      </w:pPr>
    </w:p>
    <w:p w14:paraId="3D1BA30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**********STEP 2: DATA PREPARATION**********</w:t>
      </w:r>
    </w:p>
    <w:p w14:paraId="684B2BA5" w14:textId="77777777" w:rsidR="001F7941" w:rsidRPr="001F7941" w:rsidRDefault="001F7941" w:rsidP="001F7941">
      <w:pPr>
        <w:spacing w:line="276" w:lineRule="auto"/>
        <w:rPr>
          <w:rFonts w:eastAsia="Segoe UI" w:cs="Arial"/>
          <w:color w:val="000000" w:themeColor="text1"/>
          <w:sz w:val="22"/>
          <w:szCs w:val="22"/>
        </w:rPr>
      </w:pPr>
    </w:p>
    <w:p w14:paraId="26D657C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OBSERVATION ID</w:t>
      </w:r>
    </w:p>
    <w:p w14:paraId="07F2F4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obs_id = _n</w:t>
      </w:r>
    </w:p>
    <w:p w14:paraId="0E9869E5" w14:textId="77777777" w:rsidR="001F7941" w:rsidRPr="001F7941" w:rsidRDefault="001F7941" w:rsidP="001F7941">
      <w:pPr>
        <w:spacing w:line="276" w:lineRule="auto"/>
        <w:rPr>
          <w:rFonts w:eastAsia="Segoe UI" w:cs="Arial"/>
          <w:color w:val="000000" w:themeColor="text1"/>
          <w:sz w:val="22"/>
          <w:szCs w:val="22"/>
        </w:rPr>
      </w:pPr>
    </w:p>
    <w:p w14:paraId="08233DAD" w14:textId="77777777" w:rsidR="001F7941" w:rsidRPr="001F7941" w:rsidRDefault="001F7941" w:rsidP="001F7941">
      <w:pPr>
        <w:spacing w:line="276" w:lineRule="auto"/>
        <w:rPr>
          <w:rFonts w:eastAsia="Segoe UI" w:cs="Arial"/>
          <w:color w:val="000000" w:themeColor="text1"/>
          <w:sz w:val="22"/>
          <w:szCs w:val="22"/>
        </w:rPr>
      </w:pPr>
    </w:p>
    <w:p w14:paraId="4B01D443" w14:textId="77777777" w:rsidR="001F7941" w:rsidRPr="001F7941" w:rsidRDefault="001F7941" w:rsidP="001F7941">
      <w:pPr>
        <w:spacing w:line="276" w:lineRule="auto"/>
        <w:rPr>
          <w:rFonts w:eastAsia="Segoe UI" w:cs="Arial"/>
          <w:color w:val="000000" w:themeColor="text1"/>
          <w:sz w:val="22"/>
          <w:szCs w:val="22"/>
        </w:rPr>
      </w:pPr>
    </w:p>
    <w:p w14:paraId="2038F3F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*MISSING VALUES</w:t>
      </w:r>
    </w:p>
    <w:p w14:paraId="43F34A1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*Identify variables with missing values by looking at the range</w:t>
      </w:r>
    </w:p>
    <w:p w14:paraId="676DBFD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codebook</w:t>
      </w:r>
    </w:p>
    <w:p w14:paraId="7864E45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*These variables have missing values: thumbtipreach span footlength kneeheightmidpatella waistheightomphalion functionalleglength cervicaleheight trochanterionheight stature waistcircumference chestcircumference bicristalbreadth hipbreadth weightkg</w:t>
      </w:r>
    </w:p>
    <w:p w14:paraId="5198732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*Codebook showed me the range, so I can see the minimum values, ie -99, but I want to see all the negative values of each variable. Use a loop to look at all variables. Limit to looking at only numeric variables to avoid an error on "&lt;0".</w:t>
      </w:r>
    </w:p>
    <w:p w14:paraId="6087B7E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ds, has(type numeric)</w:t>
      </w:r>
    </w:p>
    <w:p w14:paraId="51A6ECF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var of varlist `r(varlist)'{</w:t>
      </w:r>
    </w:p>
    <w:p w14:paraId="0BDE781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tab `var' if `var'&lt;0</w:t>
      </w:r>
    </w:p>
    <w:p w14:paraId="70B2879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0C0969C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*It seems like -99 is the only negative value out of all the variables. -77 and -88 aren't recorded anywhere.</w:t>
      </w:r>
    </w:p>
    <w:p w14:paraId="602BC5B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*Nevertheless, create code to change all missing values to State missing values so that the code is useful regardless of the dataset.</w:t>
      </w:r>
    </w:p>
    <w:p w14:paraId="0A4DEAA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New codebook:</w:t>
      </w:r>
    </w:p>
    <w:p w14:paraId="6A30FB3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-77 not recorded --&gt; .a</w:t>
      </w:r>
    </w:p>
    <w:p w14:paraId="7421427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-88 refused measurement --&gt; .b</w:t>
      </w:r>
    </w:p>
    <w:p w14:paraId="3AFED95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-99 unknown missing --&gt; .c</w:t>
      </w:r>
    </w:p>
    <w:p w14:paraId="5DE5CFC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mvdecode _all, mv(-77 = .a \ -88 = .b \ -99 = .c)</w:t>
      </w:r>
    </w:p>
    <w:p w14:paraId="5460DCF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*Check my work. Note that the tab function's default is to show non-missing values only, which is why we need to choose the missing option to tell it to show missing values.</w:t>
      </w:r>
    </w:p>
    <w:p w14:paraId="230990C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ds, has(type numeric)</w:t>
      </w:r>
    </w:p>
    <w:p w14:paraId="4103D9B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var of varlist `r(varlist)'{</w:t>
      </w:r>
    </w:p>
    <w:p w14:paraId="4BC5116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tab `var' if `var'&gt;=., missing</w:t>
      </w:r>
    </w:p>
    <w:p w14:paraId="6238C1C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66DEB3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w:t>
      </w:r>
    </w:p>
    <w:p w14:paraId="31E4AE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misstable summ</w:t>
      </w:r>
    </w:p>
    <w:p w14:paraId="2CF7626D" w14:textId="77777777" w:rsidR="001F7941" w:rsidRPr="001F7941" w:rsidRDefault="001F7941" w:rsidP="001F7941">
      <w:pPr>
        <w:spacing w:line="276" w:lineRule="auto"/>
        <w:rPr>
          <w:rFonts w:eastAsia="Segoe UI" w:cs="Arial"/>
          <w:color w:val="000000" w:themeColor="text1"/>
          <w:sz w:val="22"/>
          <w:szCs w:val="22"/>
        </w:rPr>
      </w:pPr>
    </w:p>
    <w:p w14:paraId="2987C0AC" w14:textId="77777777" w:rsidR="001F7941" w:rsidRPr="001F7941" w:rsidRDefault="001F7941" w:rsidP="001F7941">
      <w:pPr>
        <w:spacing w:line="276" w:lineRule="auto"/>
        <w:rPr>
          <w:rFonts w:eastAsia="Segoe UI" w:cs="Arial"/>
          <w:color w:val="000000" w:themeColor="text1"/>
          <w:sz w:val="22"/>
          <w:szCs w:val="22"/>
        </w:rPr>
      </w:pPr>
    </w:p>
    <w:p w14:paraId="57F74E7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*UNREASONABLE VALUES</w:t>
      </w:r>
    </w:p>
    <w:p w14:paraId="458B009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for unreasonable values using codebook</w:t>
      </w:r>
    </w:p>
    <w:p w14:paraId="00A3031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codebook</w:t>
      </w:r>
    </w:p>
    <w:p w14:paraId="08B964F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*Looks like only weight variables are unreasonable. Create new binary variable for each of the weight variables and code 1 if unreasonable.</w:t>
      </w:r>
    </w:p>
    <w:p w14:paraId="4B631DA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474ED9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04CC77B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318FBC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weightkg (Measured weight)</w:t>
      </w:r>
    </w:p>
    <w:p w14:paraId="60809EE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*weightkg_sus for suspicious weightkg values</w:t>
      </w:r>
    </w:p>
    <w:p w14:paraId="415D871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boxplot and summ of weightkg to look at range</w:t>
      </w:r>
    </w:p>
    <w:p w14:paraId="3C1488D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weightkg</w:t>
      </w:r>
    </w:p>
    <w:p w14:paraId="7AD3B51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weightkg_sus = 0</w:t>
      </w:r>
    </w:p>
    <w:p w14:paraId="26D72AA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weightkg_sus = 1 if weightkg&gt;500</w:t>
      </w:r>
    </w:p>
    <w:p w14:paraId="278BB60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*It seems there are weights that are 10 times larger than they should be. Those values are above 500 kg. I'll replace those suspicious values with the weight divided by 10, which is more realistic</w:t>
      </w:r>
    </w:p>
    <w:p w14:paraId="35D2622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weightkg = weightkg/10 if weightkg_sus==1</w:t>
      </w:r>
    </w:p>
    <w:p w14:paraId="630CAD4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what the weights look like now.</w:t>
      </w:r>
    </w:p>
    <w:p w14:paraId="785FD28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weightkg</w:t>
      </w:r>
    </w:p>
    <w:p w14:paraId="0F1C9A8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*Looks much better</w:t>
      </w:r>
    </w:p>
    <w:p w14:paraId="5760EEE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CBA072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*New codebook: weightkg_sus code</w:t>
      </w:r>
    </w:p>
    <w:p w14:paraId="47B1714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 1 if unreasonable bc weight was higher than 500; replaced weightkg value with weightkg divided by 10</w:t>
      </w:r>
    </w:p>
    <w:p w14:paraId="7D54AD2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0 if reasonable</w:t>
      </w:r>
    </w:p>
    <w:p w14:paraId="3482A52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1305AA4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weightkg</w:t>
      </w:r>
    </w:p>
    <w:p w14:paraId="5B6102C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*Confirm that the fixed weightkg looks similar to the self-reported value weightlbs</w:t>
      </w:r>
    </w:p>
    <w:p w14:paraId="33B3BE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a new var with measured weight in lbs</w:t>
      </w:r>
    </w:p>
    <w:p w14:paraId="119DD97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weightkg_to_lb = weightkg * 2.20462</w:t>
      </w:r>
    </w:p>
    <w:p w14:paraId="6FAC204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**Calculate difference in measured and reported weight</w:t>
      </w:r>
    </w:p>
    <w:p w14:paraId="395EA47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weight_diff = weightkg_to_lb - weightlbs</w:t>
      </w:r>
    </w:p>
    <w:p w14:paraId="7ED892C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levelsof gender</w:t>
      </w:r>
    </w:p>
    <w:p w14:paraId="5584519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 if weightkg_sus==1 &amp; gender=="Female", frequency</w:t>
      </w:r>
    </w:p>
    <w:p w14:paraId="503B9BD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 if weightkg_sus==1 &amp; gender=="Male", frequency</w:t>
      </w:r>
    </w:p>
    <w:p w14:paraId="19D5B27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*Most weight difference is within an absolute value of 10 lb. Females have some differences up to about 25 lb.</w:t>
      </w:r>
    </w:p>
    <w:p w14:paraId="362B42C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4ADF98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114A88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735377E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weightlbs (reported weight)</w:t>
      </w:r>
    </w:p>
    <w:p w14:paraId="642ABBF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weightlbs</w:t>
      </w:r>
    </w:p>
    <w:p w14:paraId="5678F83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*Some weight is too low. They are suspicious.</w:t>
      </w:r>
    </w:p>
    <w:p w14:paraId="79D77D3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a new variable called weightlbs_sus if weightlbs is too low</w:t>
      </w:r>
    </w:p>
    <w:p w14:paraId="5AEBB75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weightlbs_sus=0</w:t>
      </w:r>
    </w:p>
    <w:p w14:paraId="1FE66BE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weightlbs_sus = 1 if weightlbs&lt;5</w:t>
      </w:r>
    </w:p>
    <w:p w14:paraId="65C5BC0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weightlbs = .d if weightkg_sus==1</w:t>
      </w:r>
    </w:p>
    <w:p w14:paraId="6DCB4D3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 measured vs reported weights were different for some observations. Let's mark that as suspicious too. If the difference is more than 10 lbs, mark as suspicious.</w:t>
      </w:r>
    </w:p>
    <w:p w14:paraId="2B5DBCF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weightlbs_sus = 2 if weight_diff &gt; 10 | weight_diff &lt; -10</w:t>
      </w:r>
    </w:p>
    <w:p w14:paraId="46278AA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75FFF01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*New codebook: weightlbs_sus</w:t>
      </w:r>
    </w:p>
    <w:p w14:paraId="76AB0CC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0 if reasonable</w:t>
      </w:r>
    </w:p>
    <w:p w14:paraId="1B17225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1 if unreasonable bc of low weight; weightlbs replaced with .</w:t>
      </w:r>
    </w:p>
    <w:p w14:paraId="618C2B0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 2 if suspicious bc weight difference from measured weight and self-reported weight exceeds 10 lbs; no replacement</w:t>
      </w:r>
    </w:p>
    <w:p w14:paraId="595CA9A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52E639C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*Check my work. </w:t>
      </w:r>
    </w:p>
    <w:p w14:paraId="6543384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*Show the values of weight and suspicious (0/1) to check if all weight&gt;500kg is marked as suspicious (1)</w:t>
      </w:r>
    </w:p>
    <w:p w14:paraId="5ED38D8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list weightkg weightkg_sus if weightkg&gt;500</w:t>
      </w:r>
    </w:p>
    <w:p w14:paraId="74E87C2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*Also we can see a few weird values, but overall weightkg looks good</w:t>
      </w:r>
    </w:p>
    <w:p w14:paraId="15EFF2C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twoway (scatter weightlbs weightkg)</w:t>
      </w:r>
    </w:p>
    <w:p w14:paraId="3140C96E" w14:textId="77777777" w:rsidR="001F7941" w:rsidRPr="001F7941" w:rsidRDefault="001F7941" w:rsidP="001F7941">
      <w:pPr>
        <w:spacing w:line="276" w:lineRule="auto"/>
        <w:rPr>
          <w:rFonts w:eastAsia="Segoe UI" w:cs="Arial"/>
          <w:color w:val="000000" w:themeColor="text1"/>
          <w:sz w:val="22"/>
          <w:szCs w:val="22"/>
        </w:rPr>
      </w:pPr>
    </w:p>
    <w:p w14:paraId="1D7C4958" w14:textId="77777777" w:rsidR="001F7941" w:rsidRPr="001F7941" w:rsidRDefault="001F7941" w:rsidP="001F7941">
      <w:pPr>
        <w:spacing w:line="276" w:lineRule="auto"/>
        <w:rPr>
          <w:rFonts w:eastAsia="Segoe UI" w:cs="Arial"/>
          <w:color w:val="000000" w:themeColor="text1"/>
          <w:sz w:val="22"/>
          <w:szCs w:val="22"/>
        </w:rPr>
      </w:pPr>
    </w:p>
    <w:p w14:paraId="44167A47" w14:textId="77777777" w:rsidR="001F7941" w:rsidRPr="001F7941" w:rsidRDefault="001F7941" w:rsidP="001F7941">
      <w:pPr>
        <w:spacing w:line="276" w:lineRule="auto"/>
        <w:rPr>
          <w:rFonts w:eastAsia="Segoe UI" w:cs="Arial"/>
          <w:color w:val="000000" w:themeColor="text1"/>
          <w:sz w:val="22"/>
          <w:szCs w:val="22"/>
        </w:rPr>
      </w:pPr>
    </w:p>
    <w:p w14:paraId="2D5DD04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*DUPLICATES</w:t>
      </w:r>
    </w:p>
    <w:p w14:paraId="030D2A5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*Find duplicates. For all variables except obs_id since obs_id is definitely going to have unique values for each row</w:t>
      </w:r>
    </w:p>
    <w:p w14:paraId="2B1EE6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ds obs_id, not</w:t>
      </w:r>
    </w:p>
    <w:p w14:paraId="5B6DAB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duplicates report `r(varlist)'</w:t>
      </w:r>
    </w:p>
    <w:p w14:paraId="195CA94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*There's no duplicates. But if there were, save it in a different file using the following code. Consider editing the code for "obs_id, not" to make sure the obs_id isn't considered</w:t>
      </w:r>
    </w:p>
    <w:p w14:paraId="12D6F87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*&lt;</w:t>
      </w:r>
    </w:p>
    <w:p w14:paraId="5C05ACE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*duplicates tag , generate(complete_duplicate)</w:t>
      </w:r>
    </w:p>
    <w:p w14:paraId="60C6764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*preserve</w:t>
      </w:r>
    </w:p>
    <w:p w14:paraId="38B363C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*keep if complete_duplicate &gt; 0</w:t>
      </w:r>
    </w:p>
    <w:p w14:paraId="5507535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*save duplicates_only.dta, replace</w:t>
      </w:r>
    </w:p>
    <w:p w14:paraId="1514CAC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*restore</w:t>
      </w:r>
    </w:p>
    <w:p w14:paraId="59B3370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*&gt;</w:t>
      </w:r>
    </w:p>
    <w:p w14:paraId="4B52535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*Are there any variables that SHOULD be unique? --&gt; No. They are measurements or demographic data. Duplicates in these variables are possible.</w:t>
      </w:r>
    </w:p>
    <w:p w14:paraId="3053337A" w14:textId="77777777" w:rsidR="001F7941" w:rsidRPr="001F7941" w:rsidRDefault="001F7941" w:rsidP="001F7941">
      <w:pPr>
        <w:spacing w:line="276" w:lineRule="auto"/>
        <w:rPr>
          <w:rFonts w:eastAsia="Segoe UI" w:cs="Arial"/>
          <w:color w:val="000000" w:themeColor="text1"/>
          <w:sz w:val="22"/>
          <w:szCs w:val="22"/>
        </w:rPr>
      </w:pPr>
    </w:p>
    <w:p w14:paraId="02EA9C20" w14:textId="77777777" w:rsidR="001F7941" w:rsidRPr="001F7941" w:rsidRDefault="001F7941" w:rsidP="001F7941">
      <w:pPr>
        <w:spacing w:line="276" w:lineRule="auto"/>
        <w:rPr>
          <w:rFonts w:eastAsia="Segoe UI" w:cs="Arial"/>
          <w:color w:val="000000" w:themeColor="text1"/>
          <w:sz w:val="22"/>
          <w:szCs w:val="22"/>
        </w:rPr>
      </w:pPr>
    </w:p>
    <w:p w14:paraId="7D743211" w14:textId="77777777" w:rsidR="001F7941" w:rsidRPr="001F7941" w:rsidRDefault="001F7941" w:rsidP="001F7941">
      <w:pPr>
        <w:spacing w:line="276" w:lineRule="auto"/>
        <w:rPr>
          <w:rFonts w:eastAsia="Segoe UI" w:cs="Arial"/>
          <w:color w:val="000000" w:themeColor="text1"/>
          <w:sz w:val="22"/>
          <w:szCs w:val="22"/>
        </w:rPr>
      </w:pPr>
    </w:p>
    <w:p w14:paraId="6DB1AA1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*REMOVE MINORS</w:t>
      </w:r>
    </w:p>
    <w:p w14:paraId="53D7251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*Remove data on minors, who are age&lt;18</w:t>
      </w:r>
    </w:p>
    <w:p w14:paraId="7FB7FE5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*See how many minors there are</w:t>
      </w:r>
    </w:p>
    <w:p w14:paraId="50A50E8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tab age if age&lt;18 </w:t>
      </w:r>
    </w:p>
    <w:p w14:paraId="672BDA8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*There are two minors</w:t>
      </w:r>
    </w:p>
    <w:p w14:paraId="186AC2A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*Erase all data about the minors, but keep the age so that there's a breadcrumb on why all the other data is erased</w:t>
      </w:r>
    </w:p>
    <w:p w14:paraId="52B9A20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*Want to use "foreach" command, but replacing with missing is different for numeric vs string variables. So, create two "foreach" commands: 1 for numeric variables which will change to ".d" and 1 for string variables which will change to ""</w:t>
      </w:r>
    </w:p>
    <w:p w14:paraId="3689FD4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*Make missing for numeric variables. Since age is numeric, we need to remove that from the list of numeric variables that's being changed</w:t>
      </w:r>
    </w:p>
    <w:p w14:paraId="66C7382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**First, save all the numeric variables using ds. This saves list of numeric variables to `r(varlist)'. </w:t>
      </w:r>
    </w:p>
    <w:p w14:paraId="03C13CE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ds, has(type numeric)</w:t>
      </w:r>
    </w:p>
    <w:p w14:paraId="274B425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**Remove age from num_vars</w:t>
      </w:r>
    </w:p>
    <w:p w14:paraId="0D3DC3B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**Do the loop that removes all numeric data for minors but skip if the variable is age or obs_id</w:t>
      </w:r>
    </w:p>
    <w:p w14:paraId="158982A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num_var of varlist `r(varlist)' {</w:t>
      </w:r>
    </w:p>
    <w:p w14:paraId="5766AF6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if "`num_var'" == "age" continue</w:t>
      </w:r>
    </w:p>
    <w:p w14:paraId="19635DE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if "`num_var'" == "obs_id" continue</w:t>
      </w:r>
    </w:p>
    <w:p w14:paraId="14173BB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replace `num_var'=.d if age&lt;18</w:t>
      </w:r>
    </w:p>
    <w:p w14:paraId="5A59D30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4301E30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*Make missing for string variables</w:t>
      </w:r>
    </w:p>
    <w:p w14:paraId="3A6F467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ds, has(type string)</w:t>
      </w:r>
    </w:p>
    <w:p w14:paraId="59EEB1D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str_var of varlist `r(varlist)' {</w:t>
      </w:r>
    </w:p>
    <w:p w14:paraId="3529A64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replace `str_var'="" if age&lt;18</w:t>
      </w:r>
    </w:p>
    <w:p w14:paraId="19DCC07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44D08AC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w:t>
      </w:r>
    </w:p>
    <w:p w14:paraId="0F69675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list _all if age&lt;18</w:t>
      </w:r>
    </w:p>
    <w:p w14:paraId="59AF178D" w14:textId="77777777" w:rsidR="001F7941" w:rsidRPr="001F7941" w:rsidRDefault="001F7941" w:rsidP="001F7941">
      <w:pPr>
        <w:spacing w:line="276" w:lineRule="auto"/>
        <w:rPr>
          <w:rFonts w:eastAsia="Segoe UI" w:cs="Arial"/>
          <w:color w:val="000000" w:themeColor="text1"/>
          <w:sz w:val="22"/>
          <w:szCs w:val="22"/>
        </w:rPr>
      </w:pPr>
    </w:p>
    <w:p w14:paraId="2D2761FA" w14:textId="77777777" w:rsidR="001F7941" w:rsidRPr="001F7941" w:rsidRDefault="001F7941" w:rsidP="001F7941">
      <w:pPr>
        <w:spacing w:line="276" w:lineRule="auto"/>
        <w:rPr>
          <w:rFonts w:eastAsia="Segoe UI" w:cs="Arial"/>
          <w:color w:val="000000" w:themeColor="text1"/>
          <w:sz w:val="22"/>
          <w:szCs w:val="22"/>
        </w:rPr>
      </w:pPr>
    </w:p>
    <w:p w14:paraId="5AE680EC" w14:textId="77777777" w:rsidR="001F7941" w:rsidRPr="001F7941" w:rsidRDefault="001F7941" w:rsidP="001F7941">
      <w:pPr>
        <w:spacing w:line="276" w:lineRule="auto"/>
        <w:rPr>
          <w:rFonts w:eastAsia="Segoe UI" w:cs="Arial"/>
          <w:color w:val="000000" w:themeColor="text1"/>
          <w:sz w:val="22"/>
          <w:szCs w:val="22"/>
        </w:rPr>
      </w:pPr>
    </w:p>
    <w:p w14:paraId="57ECB40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*UNIT CONVERSIONS</w:t>
      </w:r>
    </w:p>
    <w:p w14:paraId="2EC43A2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*Convert measurements from mm to cm</w:t>
      </w:r>
    </w:p>
    <w:p w14:paraId="38F7C56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*Find measurements that are in mm using summ</w:t>
      </w:r>
    </w:p>
    <w:p w14:paraId="145DEFF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summarize</w:t>
      </w:r>
    </w:p>
    <w:p w14:paraId="72CAC85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*Save list of mm variables into a macro called mm_var</w:t>
      </w:r>
    </w:p>
    <w:p w14:paraId="6875937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mm_var thumbtipreach span footlength kneeheightmidpatella waistheightomphalion functionalleglength cervicaleheight trochanterionheight stature waistcircumference chestcircumference bicristalbreadth hipbreadth hipbreadthsitting</w:t>
      </w:r>
    </w:p>
    <w:p w14:paraId="01A81E6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loop to create new variables in cm</w:t>
      </w:r>
    </w:p>
    <w:p w14:paraId="29A3B9F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v of varlist `mm_var'{</w:t>
      </w:r>
    </w:p>
    <w:p w14:paraId="0921794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gen `v'_cm = `v' / 10</w:t>
      </w:r>
    </w:p>
    <w:p w14:paraId="643610D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092FDB5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w:t>
      </w:r>
    </w:p>
    <w:p w14:paraId="0BFF27D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w:t>
      </w:r>
    </w:p>
    <w:p w14:paraId="56A877FD" w14:textId="77777777" w:rsidR="001F7941" w:rsidRPr="001F7941" w:rsidRDefault="001F7941" w:rsidP="001F7941">
      <w:pPr>
        <w:spacing w:line="276" w:lineRule="auto"/>
        <w:rPr>
          <w:rFonts w:eastAsia="Segoe UI" w:cs="Arial"/>
          <w:color w:val="000000" w:themeColor="text1"/>
          <w:sz w:val="22"/>
          <w:szCs w:val="22"/>
        </w:rPr>
      </w:pPr>
    </w:p>
    <w:p w14:paraId="180FFBAE" w14:textId="77777777" w:rsidR="001F7941" w:rsidRPr="001F7941" w:rsidRDefault="001F7941" w:rsidP="001F7941">
      <w:pPr>
        <w:spacing w:line="276" w:lineRule="auto"/>
        <w:rPr>
          <w:rFonts w:eastAsia="Segoe UI" w:cs="Arial"/>
          <w:color w:val="000000" w:themeColor="text1"/>
          <w:sz w:val="22"/>
          <w:szCs w:val="22"/>
        </w:rPr>
      </w:pPr>
    </w:p>
    <w:p w14:paraId="383702BA" w14:textId="77777777" w:rsidR="001F7941" w:rsidRPr="001F7941" w:rsidRDefault="001F7941" w:rsidP="001F7941">
      <w:pPr>
        <w:spacing w:line="276" w:lineRule="auto"/>
        <w:rPr>
          <w:rFonts w:eastAsia="Segoe UI" w:cs="Arial"/>
          <w:color w:val="000000" w:themeColor="text1"/>
          <w:sz w:val="22"/>
          <w:szCs w:val="22"/>
        </w:rPr>
      </w:pPr>
    </w:p>
    <w:p w14:paraId="31705C1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*LABELS</w:t>
      </w:r>
    </w:p>
    <w:p w14:paraId="3E8A5D0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subjectnumericrace "Subject Numeric Race; a single or multi-digit code indicating a subject's self-reported race or races (verified through interview)."</w:t>
      </w:r>
    </w:p>
    <w:p w14:paraId="5D200B5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define subjectnumericrace_lbl 1 "White" 2 "Black" 3 "Hispanic" 4 "Asian" 5 "Native American" 6 "Pacific Islander" 8 "Other"</w:t>
      </w:r>
    </w:p>
    <w:p w14:paraId="315F15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values subjectnumericrace subjectnumericrace_lbl</w:t>
      </w:r>
    </w:p>
    <w:p w14:paraId="27CC22A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5D5AA14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dodrace "Department of Defense Race; a single digit indicating a subject's self-reported preferred single race where selecting multiple races is not an option. This variable is intended to be comparable to the Defense Manpower Data Center demographic data."</w:t>
      </w:r>
    </w:p>
    <w:p w14:paraId="78EB2D7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define dodrace_lbl 1 "White" 2 "Black" 3 "Hispanic" 4 "Asian" 5 "Native American" 6 "Pacific Islander" 8 "Other"</w:t>
      </w:r>
    </w:p>
    <w:p w14:paraId="713BF8E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values dodrace dodrace_lbl</w:t>
      </w:r>
    </w:p>
    <w:p w14:paraId="24C9C66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6BCD7F0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ethnicity "self-reported ethnicity (verified through interview); e.g. 'Mexican', 'Vietnamese'"</w:t>
      </w:r>
    </w:p>
    <w:p w14:paraId="458F74C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gender "Male or Female"</w:t>
      </w:r>
    </w:p>
    <w:p w14:paraId="2B7EECF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age "Participant's age in years"</w:t>
      </w:r>
    </w:p>
    <w:p w14:paraId="3F55022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component "Army National Guard, Army Reserve, or Regular Army"</w:t>
      </w:r>
    </w:p>
    <w:p w14:paraId="3B3FED1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branch "Combat Arms, Combat Support, or Combat Service Support"</w:t>
      </w:r>
    </w:p>
    <w:p w14:paraId="1E76F57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label variable writingpreference "Writing Preference; Right hand, Left hand, or Either hand (No preference)"</w:t>
      </w:r>
    </w:p>
    <w:p w14:paraId="54B421A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installation "U.S. Army installation where the measurement occurred; e.g. 'Fort Hood', 'Camp Shelby'"</w:t>
      </w:r>
    </w:p>
    <w:p w14:paraId="1D7C302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test_date "Date of test. Missing label"</w:t>
      </w:r>
    </w:p>
    <w:p w14:paraId="4050274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**Note the variable test_date was not listed in the PDF</w:t>
      </w:r>
    </w:p>
    <w:p w14:paraId="5DFEAF5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weightlbs "Weight in Pounds; self-reported"</w:t>
      </w:r>
    </w:p>
    <w:p w14:paraId="0E99AEC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heightin "Height in Inches; self-reported"</w:t>
      </w:r>
    </w:p>
    <w:p w14:paraId="38D363D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thumbtipreach "Thumbtip Reach "</w:t>
      </w:r>
    </w:p>
    <w:p w14:paraId="20A9C42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span "Span"</w:t>
      </w:r>
    </w:p>
    <w:p w14:paraId="2BD7344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footlength "Ball of Foot Length"</w:t>
      </w:r>
    </w:p>
    <w:p w14:paraId="79FE854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kneeheightmidpatella "Knee Height, Midpatella"</w:t>
      </w:r>
    </w:p>
    <w:p w14:paraId="344ADE3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waistheightomphalion "Waist Height (Omphalion)"</w:t>
      </w:r>
    </w:p>
    <w:p w14:paraId="373AADA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functionalleglength "Functional Leg Length"</w:t>
      </w:r>
    </w:p>
    <w:p w14:paraId="6125C8A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cervicaleheight "cervical height, height to neck cervical"</w:t>
      </w:r>
    </w:p>
    <w:p w14:paraId="01904DD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trochanterionheight "trochanterion height, height to hip"</w:t>
      </w:r>
    </w:p>
    <w:p w14:paraId="1808204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stature "Stature"</w:t>
      </w:r>
    </w:p>
    <w:p w14:paraId="0ACA38F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waistcircumference "Waist Circumference (Omphalion)"</w:t>
      </w:r>
    </w:p>
    <w:p w14:paraId="0AF7B7B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chestcircumference "Chest Circumference"</w:t>
      </w:r>
    </w:p>
    <w:p w14:paraId="5C503CE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bicristalbreadth "Bicristal Breadth"</w:t>
      </w:r>
    </w:p>
    <w:p w14:paraId="0D3DB32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hipbreadth "Hip Breadth"</w:t>
      </w:r>
    </w:p>
    <w:p w14:paraId="130E2AD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hipbreadthsitting "Hip Breadth, Sitting"</w:t>
      </w:r>
    </w:p>
    <w:p w14:paraId="218F68B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weightkg "Weight (in kg*10)"</w:t>
      </w:r>
    </w:p>
    <w:p w14:paraId="15B19ED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date "Date the participant was measured, numeric date"</w:t>
      </w:r>
    </w:p>
    <w:p w14:paraId="5A2817F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strdate "Date the participant was measured, non-numeric date"</w:t>
      </w:r>
    </w:p>
    <w:p w14:paraId="4F2D3C5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weightkg_sus "Unlikely weightkg value"</w:t>
      </w:r>
    </w:p>
    <w:p w14:paraId="1570EA5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weightlbs_sus "Unlikely wieghtlbs value"</w:t>
      </w:r>
    </w:p>
    <w:p w14:paraId="27DAD47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obs_id "Observation ID"</w:t>
      </w:r>
    </w:p>
    <w:p w14:paraId="111495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weightkg_to_lb "measured weight, lb"</w:t>
      </w:r>
    </w:p>
    <w:p w14:paraId="5DB5F83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weight_diff "measured minus reported weight, lb"</w:t>
      </w:r>
    </w:p>
    <w:p w14:paraId="28FFA8C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thumbtipreach_cm "Thumbtip Reach, cm"</w:t>
      </w:r>
    </w:p>
    <w:p w14:paraId="72FB860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span_cm "Span, cm"</w:t>
      </w:r>
    </w:p>
    <w:p w14:paraId="3650C3C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label variable footlength_cm "Ball of Foot Length, cm"</w:t>
      </w:r>
    </w:p>
    <w:p w14:paraId="5373AD6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kneeheightmidpatella_cm "Knee Height, Midpatella, cm"</w:t>
      </w:r>
    </w:p>
    <w:p w14:paraId="17CFB8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waistheightomphalion_cm "Waist Height (Omphalion), cm"</w:t>
      </w:r>
    </w:p>
    <w:p w14:paraId="16D5E6E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functionalleglength_cm "Functional Leg Length, cm"</w:t>
      </w:r>
    </w:p>
    <w:p w14:paraId="27080DA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cervicaleheight_cm "cervical height, height to neck cervical, cm"</w:t>
      </w:r>
    </w:p>
    <w:p w14:paraId="7AFF879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trochanterionheight_cm "trochanterion height, height to hip, cm"</w:t>
      </w:r>
    </w:p>
    <w:p w14:paraId="3800BAB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stature_cm "Stature, cm"</w:t>
      </w:r>
    </w:p>
    <w:p w14:paraId="0F07CDD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waistcircumference_cm "Waist Circumference (Omphalion), cm"</w:t>
      </w:r>
    </w:p>
    <w:p w14:paraId="3970259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chestcircumference_cm "Chest Circumference, cm"</w:t>
      </w:r>
    </w:p>
    <w:p w14:paraId="1E5E069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bicristalbreadth_cm "Bicristal Breadth, cm"</w:t>
      </w:r>
    </w:p>
    <w:p w14:paraId="182EA8D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hipbreadth_cm "Hip Breadth, cm"</w:t>
      </w:r>
    </w:p>
    <w:p w14:paraId="510F1FF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hipbreadthsitting_cm "Hip Breadth, Sitting, cm"</w:t>
      </w:r>
    </w:p>
    <w:p w14:paraId="4C4ADA0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 Look at the variables panel</w:t>
      </w:r>
    </w:p>
    <w:p w14:paraId="6E9AB2A0" w14:textId="77777777" w:rsidR="001F7941" w:rsidRPr="001F7941" w:rsidRDefault="001F7941" w:rsidP="001F7941">
      <w:pPr>
        <w:spacing w:line="276" w:lineRule="auto"/>
        <w:rPr>
          <w:rFonts w:eastAsia="Segoe UI" w:cs="Arial"/>
          <w:color w:val="000000" w:themeColor="text1"/>
          <w:sz w:val="22"/>
          <w:szCs w:val="22"/>
        </w:rPr>
      </w:pPr>
    </w:p>
    <w:p w14:paraId="3FC3A8E6" w14:textId="77777777" w:rsidR="001F7941" w:rsidRPr="001F7941" w:rsidRDefault="001F7941" w:rsidP="001F7941">
      <w:pPr>
        <w:spacing w:line="276" w:lineRule="auto"/>
        <w:rPr>
          <w:rFonts w:eastAsia="Segoe UI" w:cs="Arial"/>
          <w:color w:val="000000" w:themeColor="text1"/>
          <w:sz w:val="22"/>
          <w:szCs w:val="22"/>
        </w:rPr>
      </w:pPr>
    </w:p>
    <w:p w14:paraId="5033544C" w14:textId="77777777" w:rsidR="001F7941" w:rsidRPr="001F7941" w:rsidRDefault="001F7941" w:rsidP="001F7941">
      <w:pPr>
        <w:spacing w:line="276" w:lineRule="auto"/>
        <w:rPr>
          <w:rFonts w:eastAsia="Segoe UI" w:cs="Arial"/>
          <w:color w:val="000000" w:themeColor="text1"/>
          <w:sz w:val="22"/>
          <w:szCs w:val="22"/>
        </w:rPr>
      </w:pPr>
    </w:p>
    <w:p w14:paraId="5C35D22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*BMI</w:t>
      </w:r>
    </w:p>
    <w:p w14:paraId="17CC2D9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new variables for BMI: continuous and categorical variables</w:t>
      </w:r>
    </w:p>
    <w:p w14:paraId="0EFE94C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*First, calculate BMI using equation: BMI = 10000 * weightkg / (height_cm^2)</w:t>
      </w:r>
    </w:p>
    <w:p w14:paraId="579EB81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**Source of BMI equation: https://www.cdc.gov/growth-chart-training/hcp/using-bmi/body-mass-index.html</w:t>
      </w:r>
    </w:p>
    <w:p w14:paraId="7F081DD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measured values, not self-reported values. These are weightkg and stature. Stature is reported in mm</w:t>
      </w:r>
    </w:p>
    <w:p w14:paraId="756EC89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bmi = 10000 * weightkg / ((stature/10)^2)</w:t>
      </w:r>
    </w:p>
    <w:p w14:paraId="3612BEF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bmi "Body Mass Index"</w:t>
      </w:r>
    </w:p>
    <w:p w14:paraId="08360AA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BMI categories: Underweight &lt;18.5, Healthy 18.5 - &lt;25, Overweight 25 - &lt;30, Obese =&gt;30</w:t>
      </w:r>
    </w:p>
    <w:p w14:paraId="1C42EC6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bmi_cat = bmi</w:t>
      </w:r>
    </w:p>
    <w:p w14:paraId="4E74E9F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bmi_cat "BMI category"</w:t>
      </w:r>
    </w:p>
    <w:p w14:paraId="763F7BF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recode bmi_cat (0/18.5 = 1) (18.5/25 = 2) (25/30 = 3) (30/300 = 4)</w:t>
      </w:r>
    </w:p>
    <w:p w14:paraId="7C82D1F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define bmi_cat_lbl 1 "underweight" 2 "healthy" 3 "overweight" 4 "obese"</w:t>
      </w:r>
    </w:p>
    <w:p w14:paraId="41BF10C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values bmi_cat bmi_cat_lbl</w:t>
      </w:r>
    </w:p>
    <w:p w14:paraId="59F4A1B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*Check my work</w:t>
      </w:r>
    </w:p>
    <w:p w14:paraId="18EC3B5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tabstat bmi, stat(min max) by(bmi_cat)</w:t>
      </w:r>
    </w:p>
    <w:p w14:paraId="39ACBD30" w14:textId="77777777" w:rsidR="001F7941" w:rsidRPr="001F7941" w:rsidRDefault="001F7941" w:rsidP="001F7941">
      <w:pPr>
        <w:spacing w:line="276" w:lineRule="auto"/>
        <w:rPr>
          <w:rFonts w:eastAsia="Segoe UI" w:cs="Arial"/>
          <w:color w:val="000000" w:themeColor="text1"/>
          <w:sz w:val="22"/>
          <w:szCs w:val="22"/>
        </w:rPr>
      </w:pPr>
    </w:p>
    <w:p w14:paraId="32E2B2B4" w14:textId="77777777" w:rsidR="001F7941" w:rsidRPr="001F7941" w:rsidRDefault="001F7941" w:rsidP="001F7941">
      <w:pPr>
        <w:spacing w:line="276" w:lineRule="auto"/>
        <w:rPr>
          <w:rFonts w:eastAsia="Segoe UI" w:cs="Arial"/>
          <w:color w:val="000000" w:themeColor="text1"/>
          <w:sz w:val="22"/>
          <w:szCs w:val="22"/>
        </w:rPr>
      </w:pPr>
    </w:p>
    <w:p w14:paraId="3DEE7C2E" w14:textId="77777777" w:rsidR="001F7941" w:rsidRPr="001F7941" w:rsidRDefault="001F7941" w:rsidP="001F7941">
      <w:pPr>
        <w:spacing w:line="276" w:lineRule="auto"/>
        <w:rPr>
          <w:rFonts w:eastAsia="Segoe UI" w:cs="Arial"/>
          <w:color w:val="000000" w:themeColor="text1"/>
          <w:sz w:val="22"/>
          <w:szCs w:val="22"/>
        </w:rPr>
      </w:pPr>
    </w:p>
    <w:p w14:paraId="011ED3E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*SEASON</w:t>
      </w:r>
    </w:p>
    <w:p w14:paraId="16B4A4B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date of measurement to define season</w:t>
      </w:r>
    </w:p>
    <w:p w14:paraId="2B2062E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*Season by month are Spring [Mar-May] Summer [June-Aug] Fall [Sep-Nov] Winter [Dec-Feb]. Based on https://climate.ncsu.edu/learn/seasons/</w:t>
      </w:r>
    </w:p>
    <w:p w14:paraId="147F8D3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season = 0</w:t>
      </w:r>
    </w:p>
    <w:p w14:paraId="7C58CC1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season "Season, based on date"</w:t>
      </w:r>
    </w:p>
    <w:p w14:paraId="759A2F0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season = 1 if inlist(month(date), 3, 4, 5)</w:t>
      </w:r>
    </w:p>
    <w:p w14:paraId="370C4A8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season = 2 if inlist(month(date), 6, 7, 8)</w:t>
      </w:r>
    </w:p>
    <w:p w14:paraId="6D95306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season = 3 if inlist(month(date), 9, 10, 11)</w:t>
      </w:r>
    </w:p>
    <w:p w14:paraId="0F6DF0A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season = 4 if inlist(month(date), 12, 1, 2)</w:t>
      </w:r>
    </w:p>
    <w:p w14:paraId="07B6E50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define season_lbl 1 "spring" 2 "summer" 3 "fall" 4 "winter"</w:t>
      </w:r>
    </w:p>
    <w:p w14:paraId="0E7C2E2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values season season_lbl</w:t>
      </w:r>
    </w:p>
    <w:p w14:paraId="4D028ED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w:t>
      </w:r>
    </w:p>
    <w:p w14:paraId="762F9D2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month = month(date)</w:t>
      </w:r>
    </w:p>
    <w:p w14:paraId="1BADF94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tab month season</w:t>
      </w:r>
    </w:p>
    <w:p w14:paraId="7C41E81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drop month</w:t>
      </w:r>
    </w:p>
    <w:p w14:paraId="0771DADB" w14:textId="77777777" w:rsidR="001F7941" w:rsidRPr="001F7941" w:rsidRDefault="001F7941" w:rsidP="001F7941">
      <w:pPr>
        <w:spacing w:line="276" w:lineRule="auto"/>
        <w:rPr>
          <w:rFonts w:eastAsia="Segoe UI" w:cs="Arial"/>
          <w:color w:val="000000" w:themeColor="text1"/>
          <w:sz w:val="22"/>
          <w:szCs w:val="22"/>
        </w:rPr>
      </w:pPr>
    </w:p>
    <w:p w14:paraId="35E5BA08" w14:textId="77777777" w:rsidR="001F7941" w:rsidRPr="001F7941" w:rsidRDefault="001F7941" w:rsidP="001F7941">
      <w:pPr>
        <w:spacing w:line="276" w:lineRule="auto"/>
        <w:rPr>
          <w:rFonts w:eastAsia="Segoe UI" w:cs="Arial"/>
          <w:color w:val="000000" w:themeColor="text1"/>
          <w:sz w:val="22"/>
          <w:szCs w:val="22"/>
        </w:rPr>
      </w:pPr>
    </w:p>
    <w:p w14:paraId="491EA0C5" w14:textId="77777777" w:rsidR="001F7941" w:rsidRPr="001F7941" w:rsidRDefault="001F7941" w:rsidP="001F7941">
      <w:pPr>
        <w:spacing w:line="276" w:lineRule="auto"/>
        <w:rPr>
          <w:rFonts w:eastAsia="Segoe UI" w:cs="Arial"/>
          <w:color w:val="000000" w:themeColor="text1"/>
          <w:sz w:val="22"/>
          <w:szCs w:val="22"/>
        </w:rPr>
      </w:pPr>
    </w:p>
    <w:p w14:paraId="370A739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*GENDER &amp; HAND</w:t>
      </w:r>
    </w:p>
    <w:p w14:paraId="27005EE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*Gender &amp; Preferred Hand: Create numerical variable</w:t>
      </w:r>
    </w:p>
    <w:p w14:paraId="544502C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*First check what the current data looks like</w:t>
      </w:r>
    </w:p>
    <w:p w14:paraId="768978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levelsof gender</w:t>
      </w:r>
    </w:p>
    <w:p w14:paraId="12E43E4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levelsof writingpreference</w:t>
      </w:r>
    </w:p>
    <w:p w14:paraId="5936FD2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*Writingpreference has a typo called "Either han"</w:t>
      </w:r>
    </w:p>
    <w:p w14:paraId="2D9A40D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writingpreference="Either hand (No preference)" if writingpreference=="Either han"</w:t>
      </w:r>
    </w:p>
    <w:p w14:paraId="11B768F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to see writing preference values look good</w:t>
      </w:r>
    </w:p>
    <w:p w14:paraId="444320F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levelsof writingpreference</w:t>
      </w:r>
    </w:p>
    <w:p w14:paraId="5E54EEB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*Now, the data is clean and ready to be worked with</w:t>
      </w:r>
    </w:p>
    <w:p w14:paraId="7B56986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"encode" to change string var to num var</w:t>
      </w:r>
    </w:p>
    <w:p w14:paraId="4422856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encode gender, generate(gender_num)</w:t>
      </w:r>
    </w:p>
    <w:p w14:paraId="7B64D1B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encode writingpreference, generate(writing_num)</w:t>
      </w:r>
    </w:p>
    <w:p w14:paraId="65CDC7F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w:t>
      </w:r>
    </w:p>
    <w:p w14:paraId="227C7BF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tab gender gender_num</w:t>
      </w:r>
    </w:p>
    <w:p w14:paraId="1CAB64A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tab writingpreference writing_num</w:t>
      </w:r>
    </w:p>
    <w:p w14:paraId="76422D6A" w14:textId="77777777" w:rsidR="001F7941" w:rsidRPr="001F7941" w:rsidRDefault="001F7941" w:rsidP="001F7941">
      <w:pPr>
        <w:spacing w:line="276" w:lineRule="auto"/>
        <w:rPr>
          <w:rFonts w:eastAsia="Segoe UI" w:cs="Arial"/>
          <w:color w:val="000000" w:themeColor="text1"/>
          <w:sz w:val="22"/>
          <w:szCs w:val="22"/>
        </w:rPr>
      </w:pPr>
    </w:p>
    <w:p w14:paraId="63D54347" w14:textId="77777777" w:rsidR="001F7941" w:rsidRPr="001F7941" w:rsidRDefault="001F7941" w:rsidP="001F7941">
      <w:pPr>
        <w:spacing w:line="276" w:lineRule="auto"/>
        <w:rPr>
          <w:rFonts w:eastAsia="Segoe UI" w:cs="Arial"/>
          <w:color w:val="000000" w:themeColor="text1"/>
          <w:sz w:val="22"/>
          <w:szCs w:val="22"/>
        </w:rPr>
      </w:pPr>
    </w:p>
    <w:p w14:paraId="0782D9BB" w14:textId="77777777" w:rsidR="001F7941" w:rsidRPr="001F7941" w:rsidRDefault="001F7941" w:rsidP="001F7941">
      <w:pPr>
        <w:spacing w:line="276" w:lineRule="auto"/>
        <w:rPr>
          <w:rFonts w:eastAsia="Segoe UI" w:cs="Arial"/>
          <w:color w:val="000000" w:themeColor="text1"/>
          <w:sz w:val="22"/>
          <w:szCs w:val="22"/>
        </w:rPr>
      </w:pPr>
    </w:p>
    <w:p w14:paraId="41E793B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*BODY TYPE</w:t>
      </w:r>
    </w:p>
    <w:p w14:paraId="6C1B3AA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*Create: A variable that creates categories of body types based on height, weight and other measurements. Have a rationale for how you made these categories. You should have different algorithms for women and men. You should have between 3 and 6 types. Label the values of this categorical variable. </w:t>
      </w:r>
    </w:p>
    <w:p w14:paraId="6BA5408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*Think of body types: shape matters (waist-to-hip ratio). BMI is also informative, as it includes weight and height info.</w:t>
      </w:r>
    </w:p>
    <w:p w14:paraId="3DAA4A0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new variable: waist/hip measurements</w:t>
      </w:r>
    </w:p>
    <w:p w14:paraId="48E78CB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**Small waist/hip ratio = hourglass shape</w:t>
      </w:r>
    </w:p>
    <w:p w14:paraId="760D567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**Large waist/hip ratio = box-like shape</w:t>
      </w:r>
    </w:p>
    <w:p w14:paraId="78B9F55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*Categories will include:</w:t>
      </w:r>
    </w:p>
    <w:p w14:paraId="110688D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**male, female</w:t>
      </w:r>
    </w:p>
    <w:p w14:paraId="42BC5F6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**BMI: low, medium, high</w:t>
      </w:r>
    </w:p>
    <w:p w14:paraId="4FA5785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*Total of 18 categories</w:t>
      </w:r>
    </w:p>
    <w:p w14:paraId="1A0788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*Rationale for body types: In clothing design, the waist and hip sizes are important to design for since it affects both fit and comfort. These categories are distinct from sizes. While size indicates how small or big the garment should be, body types guide the proportions of the garment to ensure it would fit and be comfortable. BMI was also included to take into account the height and weight of the population because it further stratifies the appropriate shape of the garment for different groups of people.</w:t>
      </w:r>
    </w:p>
    <w:p w14:paraId="2E0FC58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body_cat=0</w:t>
      </w:r>
    </w:p>
    <w:p w14:paraId="2E1A6AA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wth_ratio = waistcircumference/hipbreadth</w:t>
      </w:r>
    </w:p>
    <w:p w14:paraId="467A0D2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wth_ratio "Ratio of waist circumference to hip breadth"</w:t>
      </w:r>
    </w:p>
    <w:p w14:paraId="5357DA3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w:t>
      </w:r>
    </w:p>
    <w:p w14:paraId="6C5ABD7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bmi, detail</w:t>
      </w:r>
    </w:p>
    <w:p w14:paraId="7023E13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bmi_q1 = r(p25)</w:t>
      </w:r>
    </w:p>
    <w:p w14:paraId="2B82CF9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bmi_q3 = r(p75)</w:t>
      </w:r>
    </w:p>
    <w:p w14:paraId="5463D0D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1450A0C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wth_ratio, detail</w:t>
      </w:r>
    </w:p>
    <w:p w14:paraId="7434BAB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wth_q1 = r(p25)</w:t>
      </w:r>
    </w:p>
    <w:p w14:paraId="25ED240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wth_q3 = r(p75)</w:t>
      </w:r>
    </w:p>
    <w:p w14:paraId="158BF71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592D8F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**male, bmi low, wth all</w:t>
      </w:r>
    </w:p>
    <w:p w14:paraId="5D9A4AA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 if gender_num==1 &amp; bmi &lt; `bmi_q1' &amp; wth_ratio &lt; `wth_q1'</w:t>
      </w:r>
    </w:p>
    <w:p w14:paraId="032DE69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2 if gender_num==1 &amp; bmi &lt; `bmi_q1' &amp; wth_ratio &gt;= `wth_q1' &amp; wth_ratio &lt;= `wth_q3'</w:t>
      </w:r>
    </w:p>
    <w:p w14:paraId="12F4227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3 if gender_num==1 &amp; bmi &lt; `bmi_q1' &amp; wth_ratio &gt; `wth_q3'</w:t>
      </w:r>
    </w:p>
    <w:p w14:paraId="3ADB39D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**male, bmi medium, wth all</w:t>
      </w:r>
    </w:p>
    <w:p w14:paraId="07472C0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4 if gender_num==1 &amp; bmi &gt;= `bmi_q1' &amp; bmi &lt;= `bmi_q3' &amp; wth_ratio &lt; `wth_q1'</w:t>
      </w:r>
    </w:p>
    <w:p w14:paraId="5070B52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5 if gender_num==1 &amp; bmi &gt;= `bmi_q1' &amp; bmi &lt;= `bmi_q3' &amp; wth_ratio &gt;= `wth_q1' &amp; wth_ratio &lt;= `wth_q3'</w:t>
      </w:r>
    </w:p>
    <w:p w14:paraId="0EE1696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6 if gender_num==1 &amp; bmi &gt;= `bmi_q1' &amp; bmi &lt;= `bmi_q3' &amp; wth_ratio &gt; `wth_q3'</w:t>
      </w:r>
    </w:p>
    <w:p w14:paraId="7894CFD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**male, bmi high, wth all</w:t>
      </w:r>
    </w:p>
    <w:p w14:paraId="7FF6FD0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7 if gender_num==1 &amp; bmi &gt; `bmi_q3' &amp; wth_ratio &lt; `wth_q1'</w:t>
      </w:r>
    </w:p>
    <w:p w14:paraId="41566BD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8 if gender_num==1 &amp; bmi &gt; `bmi_q3' &amp; wth_ratio &gt;= `wth_q1' &amp; wth_ratio &lt;= `wth_q3'</w:t>
      </w:r>
    </w:p>
    <w:p w14:paraId="2B73A65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9 if gender_num==1 &amp; bmi &gt; `bmi_q3' &amp; wth_ratio &gt; `wth_q3'</w:t>
      </w:r>
    </w:p>
    <w:p w14:paraId="0EC0466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**female, bmi low, wth all</w:t>
      </w:r>
    </w:p>
    <w:p w14:paraId="015969C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10 if gender_num==2 &amp; bmi &lt; `bmi_q1' &amp; wth_ratio &lt; `wth_q1'</w:t>
      </w:r>
    </w:p>
    <w:p w14:paraId="5E3BF65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11 if gender_num==2 &amp; bmi &lt; `bmi_q1' &amp; wth_ratio &gt;= `wth_q1' &amp; wth_ratio &lt;= `wth_q3'</w:t>
      </w:r>
    </w:p>
    <w:p w14:paraId="3D6776C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12 if gender_num==2 &amp; bmi &lt; `bmi_q1' &amp; wth_ratio &gt; `wth_q3'</w:t>
      </w:r>
    </w:p>
    <w:p w14:paraId="454379B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**female, bmi medium, wth all</w:t>
      </w:r>
    </w:p>
    <w:p w14:paraId="48A0624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replace body_cat = 13 if gender_num==2 &amp; bmi &gt;= `bmi_q1' &amp; bmi &lt;= `bmi_q3' &amp; wth_ratio &lt; `wth_q1'</w:t>
      </w:r>
    </w:p>
    <w:p w14:paraId="4BE6211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14 if gender_num==2 &amp; bmi &gt;= `bmi_q1' &amp; bmi &lt;= `bmi_q3' &amp; wth_ratio &gt;= `wth_q1' &amp; wth_ratio &lt;= `wth_q3'</w:t>
      </w:r>
    </w:p>
    <w:p w14:paraId="56915D0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15 if gender_num==2 &amp; bmi &gt;= `bmi_q1' &amp; bmi &lt;= `bmi_q3' &amp; wth_ratio &gt; `wth_q3'</w:t>
      </w:r>
    </w:p>
    <w:p w14:paraId="21A9D8C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**male, bmi high, wth all</w:t>
      </w:r>
    </w:p>
    <w:p w14:paraId="0BEE86A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16 if gender_num==2 &amp; bmi &gt; `bmi_q3' &amp; wth_ratio &lt; `wth_q1'</w:t>
      </w:r>
    </w:p>
    <w:p w14:paraId="58B0F3F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17 if gender_num==2 &amp; bmi &gt; `bmi_q3' &amp; wth_ratio &gt;= `wth_q1' &amp; wth_ratio &lt;= `wth_q3'</w:t>
      </w:r>
    </w:p>
    <w:p w14:paraId="178BF3C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18 if gender_num==2 &amp; bmi &gt; `bmi_q3' &amp; wth_ratio &gt; `wth_q3'</w:t>
      </w:r>
    </w:p>
    <w:p w14:paraId="6F147AE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*Include a missing category if bmi or wth_ratio were missing</w:t>
      </w:r>
    </w:p>
    <w:p w14:paraId="7FBBC6A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replace body_cat = . if bmi &gt;= . | wth_ratio &gt;= .</w:t>
      </w:r>
    </w:p>
    <w:p w14:paraId="61C20E9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6CB6FA7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 See frequency of each body_cat</w:t>
      </w:r>
    </w:p>
    <w:p w14:paraId="42B497B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tab body_cat, missing</w:t>
      </w:r>
    </w:p>
    <w:p w14:paraId="252DA06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w:t>
      </w:r>
    </w:p>
    <w:p w14:paraId="626F3D1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variable body_cat "Body type category"</w:t>
      </w:r>
    </w:p>
    <w:p w14:paraId="6088C6D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define body_cat_lbl 1 "light hourglass male" 2 "light box male" 3 "light triangle male" 4 "medium hourglass male" 5 "medium box male" 6 "medium triangle male" 7 "heavy hourglass male " 8 "heavy box male" 9 "heavy triangle male" 10 "light hourglass female" 11 "light box female" 12 "light triangle female" 13 "medium hourglass female" 14 "medium box female" 15 "medium triangle female" 16 "heavy hourglass female" 17 "heavy box female" 18 "heavy triangle female"</w:t>
      </w:r>
    </w:p>
    <w:p w14:paraId="7A404A1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label values body_cat body_cat_lbl</w:t>
      </w:r>
    </w:p>
    <w:p w14:paraId="0F67527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*BMI labelled as light, medium, or heavy (low, medium, high)</w:t>
      </w:r>
    </w:p>
    <w:p w14:paraId="09D3475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*Hip-to-waist ratio labelled as shapes hourglass, box, or triangle (low, medium, high)</w:t>
      </w:r>
    </w:p>
    <w:p w14:paraId="0963CF16" w14:textId="77777777" w:rsidR="001F7941" w:rsidRPr="001F7941" w:rsidRDefault="001F7941" w:rsidP="001F7941">
      <w:pPr>
        <w:spacing w:line="276" w:lineRule="auto"/>
        <w:rPr>
          <w:rFonts w:eastAsia="Segoe UI" w:cs="Arial"/>
          <w:color w:val="000000" w:themeColor="text1"/>
          <w:sz w:val="22"/>
          <w:szCs w:val="22"/>
        </w:rPr>
      </w:pPr>
    </w:p>
    <w:p w14:paraId="550C3E9B" w14:textId="77777777" w:rsidR="001F7941" w:rsidRPr="001F7941" w:rsidRDefault="001F7941" w:rsidP="001F7941">
      <w:pPr>
        <w:spacing w:line="276" w:lineRule="auto"/>
        <w:rPr>
          <w:rFonts w:eastAsia="Segoe UI" w:cs="Arial"/>
          <w:color w:val="000000" w:themeColor="text1"/>
          <w:sz w:val="22"/>
          <w:szCs w:val="22"/>
        </w:rPr>
      </w:pPr>
    </w:p>
    <w:p w14:paraId="51CAA250" w14:textId="77777777" w:rsidR="001F7941" w:rsidRPr="001F7941" w:rsidRDefault="001F7941" w:rsidP="001F7941">
      <w:pPr>
        <w:spacing w:line="276" w:lineRule="auto"/>
        <w:rPr>
          <w:rFonts w:eastAsia="Segoe UI" w:cs="Arial"/>
          <w:color w:val="000000" w:themeColor="text1"/>
          <w:sz w:val="22"/>
          <w:szCs w:val="22"/>
        </w:rPr>
      </w:pPr>
    </w:p>
    <w:p w14:paraId="65C1C761" w14:textId="77777777" w:rsidR="001F7941" w:rsidRPr="001F7941" w:rsidRDefault="001F7941" w:rsidP="001F7941">
      <w:pPr>
        <w:spacing w:line="276" w:lineRule="auto"/>
        <w:rPr>
          <w:rFonts w:eastAsia="Segoe UI" w:cs="Arial"/>
          <w:color w:val="000000" w:themeColor="text1"/>
          <w:sz w:val="22"/>
          <w:szCs w:val="22"/>
        </w:rPr>
      </w:pPr>
    </w:p>
    <w:p w14:paraId="560AB8CB" w14:textId="77777777" w:rsidR="001F7941" w:rsidRPr="001F7941" w:rsidRDefault="001F7941" w:rsidP="001F7941">
      <w:pPr>
        <w:spacing w:line="276" w:lineRule="auto"/>
        <w:rPr>
          <w:rFonts w:eastAsia="Segoe UI" w:cs="Arial"/>
          <w:color w:val="000000" w:themeColor="text1"/>
          <w:sz w:val="22"/>
          <w:szCs w:val="22"/>
        </w:rPr>
      </w:pPr>
    </w:p>
    <w:p w14:paraId="74601471" w14:textId="77777777" w:rsidR="001F7941" w:rsidRPr="001F7941" w:rsidRDefault="001F7941" w:rsidP="001F7941">
      <w:pPr>
        <w:spacing w:line="276" w:lineRule="auto"/>
        <w:rPr>
          <w:rFonts w:eastAsia="Segoe UI" w:cs="Arial"/>
          <w:color w:val="000000" w:themeColor="text1"/>
          <w:sz w:val="22"/>
          <w:szCs w:val="22"/>
        </w:rPr>
      </w:pPr>
    </w:p>
    <w:p w14:paraId="24FD24F2" w14:textId="77777777" w:rsidR="001F7941" w:rsidRPr="001F7941" w:rsidRDefault="001F7941" w:rsidP="001F7941">
      <w:pPr>
        <w:spacing w:line="276" w:lineRule="auto"/>
        <w:rPr>
          <w:rFonts w:eastAsia="Segoe UI" w:cs="Arial"/>
          <w:color w:val="000000" w:themeColor="text1"/>
          <w:sz w:val="22"/>
          <w:szCs w:val="22"/>
        </w:rPr>
      </w:pPr>
    </w:p>
    <w:p w14:paraId="1E7F0EFD" w14:textId="77777777" w:rsidR="001F7941" w:rsidRPr="001F7941" w:rsidRDefault="001F7941" w:rsidP="001F7941">
      <w:pPr>
        <w:spacing w:line="276" w:lineRule="auto"/>
        <w:rPr>
          <w:rFonts w:eastAsia="Segoe UI" w:cs="Arial"/>
          <w:color w:val="000000" w:themeColor="text1"/>
          <w:sz w:val="22"/>
          <w:szCs w:val="22"/>
        </w:rPr>
      </w:pPr>
    </w:p>
    <w:p w14:paraId="0B6EC6CC" w14:textId="77777777" w:rsidR="001F7941" w:rsidRPr="001F7941" w:rsidRDefault="001F7941" w:rsidP="001F7941">
      <w:pPr>
        <w:spacing w:line="276" w:lineRule="auto"/>
        <w:rPr>
          <w:rFonts w:eastAsia="Segoe UI" w:cs="Arial"/>
          <w:color w:val="000000" w:themeColor="text1"/>
          <w:sz w:val="22"/>
          <w:szCs w:val="22"/>
        </w:rPr>
      </w:pPr>
    </w:p>
    <w:p w14:paraId="33CD2D24" w14:textId="77777777" w:rsidR="001F7941" w:rsidRPr="001F7941" w:rsidRDefault="001F7941" w:rsidP="001F7941">
      <w:pPr>
        <w:spacing w:line="276" w:lineRule="auto"/>
        <w:rPr>
          <w:rFonts w:eastAsia="Segoe UI" w:cs="Arial"/>
          <w:color w:val="000000" w:themeColor="text1"/>
          <w:sz w:val="22"/>
          <w:szCs w:val="22"/>
        </w:rPr>
      </w:pPr>
    </w:p>
    <w:p w14:paraId="61499E49" w14:textId="77777777" w:rsidR="001F7941" w:rsidRPr="001F7941" w:rsidRDefault="001F7941" w:rsidP="001F7941">
      <w:pPr>
        <w:spacing w:line="276" w:lineRule="auto"/>
        <w:rPr>
          <w:rFonts w:eastAsia="Segoe UI" w:cs="Arial"/>
          <w:color w:val="000000" w:themeColor="text1"/>
          <w:sz w:val="22"/>
          <w:szCs w:val="22"/>
        </w:rPr>
      </w:pPr>
    </w:p>
    <w:p w14:paraId="604A390C" w14:textId="77777777" w:rsidR="001F7941" w:rsidRPr="001F7941" w:rsidRDefault="001F7941" w:rsidP="001F7941">
      <w:pPr>
        <w:spacing w:line="276" w:lineRule="auto"/>
        <w:rPr>
          <w:rFonts w:eastAsia="Segoe UI" w:cs="Arial"/>
          <w:color w:val="000000" w:themeColor="text1"/>
          <w:sz w:val="22"/>
          <w:szCs w:val="22"/>
        </w:rPr>
      </w:pPr>
    </w:p>
    <w:p w14:paraId="1A7B7C18" w14:textId="77777777" w:rsidR="001F7941" w:rsidRPr="001F7941" w:rsidRDefault="001F7941" w:rsidP="001F7941">
      <w:pPr>
        <w:spacing w:line="276" w:lineRule="auto"/>
        <w:rPr>
          <w:rFonts w:eastAsia="Segoe UI" w:cs="Arial"/>
          <w:color w:val="000000" w:themeColor="text1"/>
          <w:sz w:val="22"/>
          <w:szCs w:val="22"/>
        </w:rPr>
      </w:pPr>
    </w:p>
    <w:p w14:paraId="0E546C6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STEP 3 - SAMPLE CHARACTERISTICS ***************</w:t>
      </w:r>
    </w:p>
    <w:p w14:paraId="57D064EB" w14:textId="77777777" w:rsidR="001F7941" w:rsidRPr="001F7941" w:rsidRDefault="001F7941" w:rsidP="001F7941">
      <w:pPr>
        <w:spacing w:line="276" w:lineRule="auto"/>
        <w:rPr>
          <w:rFonts w:eastAsia="Segoe UI" w:cs="Arial"/>
          <w:color w:val="000000" w:themeColor="text1"/>
          <w:sz w:val="22"/>
          <w:szCs w:val="22"/>
        </w:rPr>
      </w:pPr>
    </w:p>
    <w:p w14:paraId="70BC649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*ANTHROPOMETRIC CHARACTERISTICS</w:t>
      </w:r>
    </w:p>
    <w:p w14:paraId="066C9B5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*a) Generate statistics describing the anthropometric measures of the sample. Summarize measures for the entire sample in a table. For clarity organize the table by body part (like it is organized above). Note the number of missing values and suspicious values for each variable. This can be put in a separate table if you prefer. This information will be important for your data quality assessment (3.2 below). </w:t>
      </w:r>
    </w:p>
    <w:p w14:paraId="0F8F934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list of variables and descriptive statistics</w:t>
      </w:r>
    </w:p>
    <w:p w14:paraId="1212A3C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w:t>
      </w:r>
    </w:p>
    <w:p w14:paraId="7021C29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*Copy table to excel and clean</w:t>
      </w:r>
    </w:p>
    <w:p w14:paraId="5A33D92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*Include only anthropometric measures. Delete non-anthropometric variables</w:t>
      </w:r>
    </w:p>
    <w:p w14:paraId="121E780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5EF434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6F44D5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*Count missing values</w:t>
      </w:r>
    </w:p>
    <w:p w14:paraId="5546C6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misstable summarize</w:t>
      </w:r>
    </w:p>
    <w:p w14:paraId="172A138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 output shows types of missing values. Create a new column that uses sum() to find total # of missing values</w:t>
      </w:r>
    </w:p>
    <w:p w14:paraId="443C249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**Sort the variable names to quickly copy over information of missing values</w:t>
      </w:r>
    </w:p>
    <w:p w14:paraId="5253B88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a new column called "Missing values (n)" and copy missing values</w:t>
      </w:r>
    </w:p>
    <w:p w14:paraId="70DBC5F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A45D51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*Count suspicious values</w:t>
      </w:r>
    </w:p>
    <w:p w14:paraId="240DB1A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**Using excel, create a new column to write the code below. The column's equation is: =concat("graph hbox ", &lt;insert variable name cell&gt;). Drag the equation down. Copy and paste that to below.</w:t>
      </w:r>
    </w:p>
    <w:p w14:paraId="3C64E74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**Inspect each </w:t>
      </w:r>
    </w:p>
    <w:p w14:paraId="060A3F1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5222AE6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*Create varlist of anthropometric measures that will be used temporarily for the loop</w:t>
      </w:r>
    </w:p>
    <w:p w14:paraId="1789212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local anthro_vars weightkg bicristalbreadth_cm chestcircumference_cm hipbreadthsitting_cm hipbreadth_cm waistcircumference_cm cervicaleheight_cm footlength_cm functionalleglength_cm kneeheightmidpatella_cm span_cm stature_cm thumbtipreach_cm trochanterionheight_cm waistheightomphalion_cm</w:t>
      </w:r>
    </w:p>
    <w:p w14:paraId="02C97B1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*Define what "suspicious" means. I'm deciding that outliers on a box plot will be considered suspicious.</w:t>
      </w:r>
    </w:p>
    <w:p w14:paraId="0683AB0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loop that will code a missing value for every outlier. I chose missing values instead of 1/0 so that I can use misstable for efficient summary. New variables called var_susp is created for each anthropometric variable</w:t>
      </w:r>
    </w:p>
    <w:p w14:paraId="0444C93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v of varlist `anthro_vars'{</w:t>
      </w:r>
    </w:p>
    <w:p w14:paraId="5DE8311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summ `v', detail</w:t>
      </w:r>
    </w:p>
    <w:p w14:paraId="2FB116E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local q1 = r(p25)</w:t>
      </w:r>
    </w:p>
    <w:p w14:paraId="37C982E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local q3 = r(p75)</w:t>
      </w:r>
    </w:p>
    <w:p w14:paraId="48AF949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local iqr = `q3' - `q1'</w:t>
      </w:r>
    </w:p>
    <w:p w14:paraId="12E5037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*find number of suspicious values in variable</w:t>
      </w:r>
    </w:p>
    <w:p w14:paraId="76C270B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gen `v'_susp = 99</w:t>
      </w:r>
    </w:p>
    <w:p w14:paraId="1C6B658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replace `v'_susp = .s if `v' &lt; (`q1' - 1.5 * `iqr')</w:t>
      </w:r>
    </w:p>
    <w:p w14:paraId="5F22399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b/>
        <w:t>replace `v'_susp = .t if `v' &gt; (`q3' + 1.5 * `iqr')</w:t>
      </w:r>
    </w:p>
    <w:p w14:paraId="3F0932D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5EF171F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misstable to find how many missing values (suspicious values) are in each variable</w:t>
      </w:r>
    </w:p>
    <w:p w14:paraId="6FAF2D6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misstable summarize</w:t>
      </w:r>
    </w:p>
    <w:p w14:paraId="2E6EE7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*Copy table in excel and transfer the missing values into the main table. Label the column: Suspicious values (n)</w:t>
      </w:r>
    </w:p>
    <w:p w14:paraId="6FB1DE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15AFBA0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*Code for if I want to drop all the var_susp variables</w:t>
      </w:r>
    </w:p>
    <w:p w14:paraId="118110F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*foreach v of varlist `anthro_vars'{</w:t>
      </w:r>
    </w:p>
    <w:p w14:paraId="1F7391F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r w:rsidRPr="001F7941">
        <w:rPr>
          <w:rFonts w:eastAsia="Segoe UI" w:cs="Arial"/>
          <w:color w:val="000000" w:themeColor="text1"/>
          <w:sz w:val="22"/>
          <w:szCs w:val="22"/>
        </w:rPr>
        <w:tab/>
        <w:t>drop `v'_susp</w:t>
      </w:r>
    </w:p>
    <w:p w14:paraId="2FB3953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1770025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3F16DFF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*Organize the variables by body part. To do this, create a new column called "Code for organization" and code it 1-General, 2-MEASURES OF TRUNK CIRCUMFERENCE, and 3-MEASURES OF STATURE. Sort by this code to get the table organized for publication.</w:t>
      </w:r>
    </w:p>
    <w:p w14:paraId="6B9B7D3E" w14:textId="77777777" w:rsidR="001F7941" w:rsidRPr="001F7941" w:rsidRDefault="001F7941" w:rsidP="001F7941">
      <w:pPr>
        <w:spacing w:line="276" w:lineRule="auto"/>
        <w:rPr>
          <w:rFonts w:eastAsia="Segoe UI" w:cs="Arial"/>
          <w:color w:val="000000" w:themeColor="text1"/>
          <w:sz w:val="22"/>
          <w:szCs w:val="22"/>
        </w:rPr>
      </w:pPr>
    </w:p>
    <w:p w14:paraId="4720A44A" w14:textId="77777777" w:rsidR="001F7941" w:rsidRPr="001F7941" w:rsidRDefault="001F7941" w:rsidP="001F7941">
      <w:pPr>
        <w:spacing w:line="276" w:lineRule="auto"/>
        <w:rPr>
          <w:rFonts w:eastAsia="Segoe UI" w:cs="Arial"/>
          <w:color w:val="000000" w:themeColor="text1"/>
          <w:sz w:val="22"/>
          <w:szCs w:val="22"/>
        </w:rPr>
      </w:pPr>
    </w:p>
    <w:p w14:paraId="4A4B92F5" w14:textId="77777777" w:rsidR="001F7941" w:rsidRPr="001F7941" w:rsidRDefault="001F7941" w:rsidP="001F7941">
      <w:pPr>
        <w:spacing w:line="276" w:lineRule="auto"/>
        <w:rPr>
          <w:rFonts w:eastAsia="Segoe UI" w:cs="Arial"/>
          <w:color w:val="000000" w:themeColor="text1"/>
          <w:sz w:val="22"/>
          <w:szCs w:val="22"/>
        </w:rPr>
      </w:pPr>
    </w:p>
    <w:p w14:paraId="5051A64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*HIP HEIGHT PROPORTION</w:t>
      </w:r>
    </w:p>
    <w:p w14:paraId="6765EE5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a figure that shows the differences in % of total height attributable to the height to hip by sex.</w:t>
      </w:r>
    </w:p>
    <w:p w14:paraId="4C75E1B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a new variable to calculate hip height / total height. Multiply by 100 for percentage.</w:t>
      </w:r>
    </w:p>
    <w:p w14:paraId="6161F0D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hip_over_stature = trochanterionheight / stature * 100</w:t>
      </w:r>
    </w:p>
    <w:p w14:paraId="0561588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box plot to show difference in the proportions between male and female</w:t>
      </w:r>
    </w:p>
    <w:p w14:paraId="028CEBA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hip_over_stature, over(gender)</w:t>
      </w:r>
    </w:p>
    <w:p w14:paraId="73397EF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bysort gender: summarize hip_over_stature, detail</w:t>
      </w:r>
    </w:p>
    <w:p w14:paraId="7FC8E25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*Description: </w:t>
      </w:r>
    </w:p>
    <w:p w14:paraId="58A0D45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 percent of total height attributable to the hip height describes, roughly, the proportional height of the lower body to the total height. In plain terms, individuals with longer legs are expected to have a higher percent than individuals with shorter legs. In the figure, we observe females having a higher percent than males, indicating that females have proportionally taller lower bodies than males. The median percentage for females and males is 51.8% and 51.2%, respectively. The median proportional height of the lower body to the full height is 0.6% higher in females than for males in the sample group.</w:t>
      </w:r>
    </w:p>
    <w:p w14:paraId="2CFEDD41" w14:textId="77777777" w:rsidR="001F7941" w:rsidRPr="001F7941" w:rsidRDefault="001F7941" w:rsidP="001F7941">
      <w:pPr>
        <w:spacing w:line="276" w:lineRule="auto"/>
        <w:rPr>
          <w:rFonts w:eastAsia="Segoe UI" w:cs="Arial"/>
          <w:color w:val="000000" w:themeColor="text1"/>
          <w:sz w:val="22"/>
          <w:szCs w:val="22"/>
        </w:rPr>
      </w:pPr>
    </w:p>
    <w:p w14:paraId="487AE3AD" w14:textId="77777777" w:rsidR="001F7941" w:rsidRPr="001F7941" w:rsidRDefault="001F7941" w:rsidP="001F7941">
      <w:pPr>
        <w:spacing w:line="276" w:lineRule="auto"/>
        <w:rPr>
          <w:rFonts w:eastAsia="Segoe UI" w:cs="Arial"/>
          <w:color w:val="000000" w:themeColor="text1"/>
          <w:sz w:val="22"/>
          <w:szCs w:val="22"/>
        </w:rPr>
      </w:pPr>
    </w:p>
    <w:p w14:paraId="2D7D2E41" w14:textId="77777777" w:rsidR="001F7941" w:rsidRPr="001F7941" w:rsidRDefault="001F7941" w:rsidP="001F7941">
      <w:pPr>
        <w:spacing w:line="276" w:lineRule="auto"/>
        <w:rPr>
          <w:rFonts w:eastAsia="Segoe UI" w:cs="Arial"/>
          <w:color w:val="000000" w:themeColor="text1"/>
          <w:sz w:val="22"/>
          <w:szCs w:val="22"/>
        </w:rPr>
      </w:pPr>
    </w:p>
    <w:p w14:paraId="36643540" w14:textId="77777777" w:rsidR="001F7941" w:rsidRPr="001F7941" w:rsidRDefault="001F7941" w:rsidP="001F7941">
      <w:pPr>
        <w:spacing w:line="276" w:lineRule="auto"/>
        <w:rPr>
          <w:rFonts w:eastAsia="Segoe UI" w:cs="Arial"/>
          <w:color w:val="000000" w:themeColor="text1"/>
          <w:sz w:val="22"/>
          <w:szCs w:val="22"/>
        </w:rPr>
      </w:pPr>
    </w:p>
    <w:p w14:paraId="3D5BB696" w14:textId="77777777" w:rsidR="001F7941" w:rsidRPr="001F7941" w:rsidRDefault="001F7941" w:rsidP="001F7941">
      <w:pPr>
        <w:spacing w:line="276" w:lineRule="auto"/>
        <w:rPr>
          <w:rFonts w:eastAsia="Segoe UI" w:cs="Arial"/>
          <w:color w:val="000000" w:themeColor="text1"/>
          <w:sz w:val="22"/>
          <w:szCs w:val="22"/>
        </w:rPr>
      </w:pPr>
    </w:p>
    <w:p w14:paraId="0278664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*3.2 Data quality assessment</w:t>
      </w:r>
    </w:p>
    <w:p w14:paraId="5FF82D5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****************HEEEEELLLLLLLPPPPPPPPPPP*********************</w:t>
      </w:r>
    </w:p>
    <w:p w14:paraId="4EF17A3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*In less than a page, describe data quality issues that you found and how they were dealt with.   </w:t>
      </w:r>
    </w:p>
    <w:p w14:paraId="20EA859F" w14:textId="77777777" w:rsidR="001F7941" w:rsidRPr="001F7941" w:rsidRDefault="001F7941" w:rsidP="001F7941">
      <w:pPr>
        <w:spacing w:line="276" w:lineRule="auto"/>
        <w:rPr>
          <w:rFonts w:eastAsia="Segoe UI" w:cs="Arial"/>
          <w:color w:val="000000" w:themeColor="text1"/>
          <w:sz w:val="22"/>
          <w:szCs w:val="22"/>
        </w:rPr>
      </w:pPr>
    </w:p>
    <w:p w14:paraId="6014DEFB" w14:textId="77777777" w:rsidR="001F7941" w:rsidRPr="001F7941" w:rsidRDefault="001F7941" w:rsidP="001F7941">
      <w:pPr>
        <w:spacing w:line="276" w:lineRule="auto"/>
        <w:rPr>
          <w:rFonts w:eastAsia="Segoe UI" w:cs="Arial"/>
          <w:color w:val="000000" w:themeColor="text1"/>
          <w:sz w:val="22"/>
          <w:szCs w:val="22"/>
        </w:rPr>
      </w:pPr>
    </w:p>
    <w:p w14:paraId="1BBB2232" w14:textId="77777777" w:rsidR="001F7941" w:rsidRPr="001F7941" w:rsidRDefault="001F7941" w:rsidP="001F7941">
      <w:pPr>
        <w:spacing w:line="276" w:lineRule="auto"/>
        <w:rPr>
          <w:rFonts w:eastAsia="Segoe UI" w:cs="Arial"/>
          <w:color w:val="000000" w:themeColor="text1"/>
          <w:sz w:val="22"/>
          <w:szCs w:val="22"/>
        </w:rPr>
      </w:pPr>
    </w:p>
    <w:p w14:paraId="751B97ED" w14:textId="77777777" w:rsidR="001F7941" w:rsidRPr="001F7941" w:rsidRDefault="001F7941" w:rsidP="001F7941">
      <w:pPr>
        <w:spacing w:line="276" w:lineRule="auto"/>
        <w:rPr>
          <w:rFonts w:eastAsia="Segoe UI" w:cs="Arial"/>
          <w:color w:val="000000" w:themeColor="text1"/>
          <w:sz w:val="22"/>
          <w:szCs w:val="22"/>
        </w:rPr>
      </w:pPr>
    </w:p>
    <w:p w14:paraId="3EA04F0A" w14:textId="77777777" w:rsidR="001F7941" w:rsidRPr="001F7941" w:rsidRDefault="001F7941" w:rsidP="001F7941">
      <w:pPr>
        <w:spacing w:line="276" w:lineRule="auto"/>
        <w:rPr>
          <w:rFonts w:eastAsia="Segoe UI" w:cs="Arial"/>
          <w:color w:val="000000" w:themeColor="text1"/>
          <w:sz w:val="22"/>
          <w:szCs w:val="22"/>
        </w:rPr>
      </w:pPr>
    </w:p>
    <w:p w14:paraId="27051ADC" w14:textId="77777777" w:rsidR="001F7941" w:rsidRPr="001F7941" w:rsidRDefault="001F7941" w:rsidP="001F7941">
      <w:pPr>
        <w:spacing w:line="276" w:lineRule="auto"/>
        <w:rPr>
          <w:rFonts w:eastAsia="Segoe UI" w:cs="Arial"/>
          <w:color w:val="000000" w:themeColor="text1"/>
          <w:sz w:val="22"/>
          <w:szCs w:val="22"/>
        </w:rPr>
      </w:pPr>
    </w:p>
    <w:p w14:paraId="09E436CD" w14:textId="77777777" w:rsidR="001F7941" w:rsidRPr="001F7941" w:rsidRDefault="001F7941" w:rsidP="001F7941">
      <w:pPr>
        <w:spacing w:line="276" w:lineRule="auto"/>
        <w:rPr>
          <w:rFonts w:eastAsia="Segoe UI" w:cs="Arial"/>
          <w:color w:val="000000" w:themeColor="text1"/>
          <w:sz w:val="22"/>
          <w:szCs w:val="22"/>
        </w:rPr>
      </w:pPr>
    </w:p>
    <w:p w14:paraId="131717E3" w14:textId="77777777" w:rsidR="001F7941" w:rsidRPr="001F7941" w:rsidRDefault="001F7941" w:rsidP="001F7941">
      <w:pPr>
        <w:spacing w:line="276" w:lineRule="auto"/>
        <w:rPr>
          <w:rFonts w:eastAsia="Segoe UI" w:cs="Arial"/>
          <w:color w:val="000000" w:themeColor="text1"/>
          <w:sz w:val="22"/>
          <w:szCs w:val="22"/>
        </w:rPr>
      </w:pPr>
    </w:p>
    <w:p w14:paraId="77FC28E4" w14:textId="77777777" w:rsidR="001F7941" w:rsidRPr="001F7941" w:rsidRDefault="001F7941" w:rsidP="001F7941">
      <w:pPr>
        <w:spacing w:line="276" w:lineRule="auto"/>
        <w:rPr>
          <w:rFonts w:eastAsia="Segoe UI" w:cs="Arial"/>
          <w:color w:val="000000" w:themeColor="text1"/>
          <w:sz w:val="22"/>
          <w:szCs w:val="22"/>
        </w:rPr>
      </w:pPr>
    </w:p>
    <w:p w14:paraId="1FB9B35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STEP 4 - RELATIONSHIPS BW ANTHROPOMETRIC MEASURES ***************</w:t>
      </w:r>
    </w:p>
    <w:p w14:paraId="32218B23" w14:textId="77777777" w:rsidR="001F7941" w:rsidRPr="001F7941" w:rsidRDefault="001F7941" w:rsidP="001F7941">
      <w:pPr>
        <w:spacing w:line="276" w:lineRule="auto"/>
        <w:rPr>
          <w:rFonts w:eastAsia="Segoe UI" w:cs="Arial"/>
          <w:color w:val="000000" w:themeColor="text1"/>
          <w:sz w:val="22"/>
          <w:szCs w:val="22"/>
        </w:rPr>
      </w:pPr>
    </w:p>
    <w:p w14:paraId="4BE38D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*RELATIONSHIP BETWEEN MEASURES OF STATURE</w:t>
      </w:r>
    </w:p>
    <w:p w14:paraId="73BBA57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 correlation between the measures of stature (SEE ABOVE TABLE).  Identify the two measures that are most highly correlated and provide a figure that demonstrates the relationship between these measures. Describe in a short paragraph.</w:t>
      </w:r>
    </w:p>
    <w:p w14:paraId="00C75DE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pwcorr to assess linear correlation</w:t>
      </w:r>
    </w:p>
    <w:p w14:paraId="7B6A766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pwcorr kneeheightmidpatella cervicaleheight trochanterionheight waistheightomphalion functionalleglength footlength thumbtipreach span, sig</w:t>
      </w:r>
    </w:p>
    <w:p w14:paraId="3E4D478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for variables with highest correlation coefficients</w:t>
      </w:r>
    </w:p>
    <w:p w14:paraId="35BED47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*Highest correlation coeff are with: waistheightomphalion cervicaleheight</w:t>
      </w:r>
    </w:p>
    <w:p w14:paraId="74E90CA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*Create fgigure that demonstrates relationship bw these variables</w:t>
      </w:r>
    </w:p>
    <w:p w14:paraId="2B974A7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twoway (scatter waistheightomphalion_cm cervicaleheight_cm) (lowess waistheightomphalion_cm cervicaleheight_cm)</w:t>
      </w:r>
    </w:p>
    <w:p w14:paraId="660FC0E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regress waistheightomphalion_cm cervicaleheight_cm</w:t>
      </w:r>
    </w:p>
    <w:p w14:paraId="0568D87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 slope of the linear regression is less than 0. Inverting the slope would make the relationship easier to discuss. Switch x and y variables</w:t>
      </w:r>
    </w:p>
    <w:p w14:paraId="2245A9B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regress cervicaleheight_cm waistheightomphalion_cm</w:t>
      </w:r>
    </w:p>
    <w:p w14:paraId="658DCDA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twoway (scatter cervicaleheight_cm waistheightomphalion_cm) (lfit cervicaleheight_cm waistheightomphalion_cm)</w:t>
      </w:r>
    </w:p>
    <w:p w14:paraId="0C17E55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*Description paragraph: The correlation coefficients for measures of stature variables range between 0.15 and 0.94 and every p-value is less than 0.0001. The two variables with the highest correlation coefficient are waistheightomphalion and cervicaleheight. When fit with a linear regression, the regression shows that for every unit increase of waistheightomphalion, there is a 1.26 unit increase in cervicaleheight. Although both variables are provided in units of mm, the relationship is holds in inches also. In other words, for every inch increase of height to the hip, there is 1.26 inches of increase height to the neck cervical. The R-squared value is 0.8852 for the linear regression.</w:t>
      </w:r>
    </w:p>
    <w:p w14:paraId="0BC57094" w14:textId="77777777" w:rsidR="001F7941" w:rsidRPr="001F7941" w:rsidRDefault="001F7941" w:rsidP="001F7941">
      <w:pPr>
        <w:spacing w:line="276" w:lineRule="auto"/>
        <w:rPr>
          <w:rFonts w:eastAsia="Segoe UI" w:cs="Arial"/>
          <w:color w:val="000000" w:themeColor="text1"/>
          <w:sz w:val="22"/>
          <w:szCs w:val="22"/>
        </w:rPr>
      </w:pPr>
    </w:p>
    <w:p w14:paraId="307CA5EC" w14:textId="77777777" w:rsidR="001F7941" w:rsidRPr="001F7941" w:rsidRDefault="001F7941" w:rsidP="001F7941">
      <w:pPr>
        <w:spacing w:line="276" w:lineRule="auto"/>
        <w:rPr>
          <w:rFonts w:eastAsia="Segoe UI" w:cs="Arial"/>
          <w:color w:val="000000" w:themeColor="text1"/>
          <w:sz w:val="22"/>
          <w:szCs w:val="22"/>
        </w:rPr>
      </w:pPr>
    </w:p>
    <w:p w14:paraId="38F62581" w14:textId="77777777" w:rsidR="001F7941" w:rsidRPr="001F7941" w:rsidRDefault="001F7941" w:rsidP="001F7941">
      <w:pPr>
        <w:spacing w:line="276" w:lineRule="auto"/>
        <w:rPr>
          <w:rFonts w:eastAsia="Segoe UI" w:cs="Arial"/>
          <w:color w:val="000000" w:themeColor="text1"/>
          <w:sz w:val="22"/>
          <w:szCs w:val="22"/>
        </w:rPr>
      </w:pPr>
    </w:p>
    <w:p w14:paraId="5609866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*RELATIONSHIP BETWEEN HEIGHT AND OTHER VARIABLES, STRATIFIED BY SEX</w:t>
      </w:r>
    </w:p>
    <w:p w14:paraId="4674F9C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*c) Assess the level of correlation between overall height (stature) and the other measures of stature, stratified by sex. Which measure(s) of stature are highly correlated with overall height </w:t>
      </w:r>
      <w:r w:rsidRPr="001F7941">
        <w:rPr>
          <w:rFonts w:eastAsia="Segoe UI" w:cs="Arial"/>
          <w:color w:val="000000" w:themeColor="text1"/>
          <w:sz w:val="22"/>
          <w:szCs w:val="22"/>
        </w:rPr>
        <w:lastRenderedPageBreak/>
        <w:t>(variable stature)?  Describe the results and differences between women and men in a table and paragraph.</w:t>
      </w:r>
    </w:p>
    <w:p w14:paraId="109F062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*Assess the level of correlation between overall height (stature) and the other measures of stature, stratified by sex</w:t>
      </w:r>
    </w:p>
    <w:p w14:paraId="3FBC159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bysort gender: pwcorr stature kneeheightmidpatella cervicaleheight trochanterionheight waistheightomphalion functionalleglength footlength thumbtipreach span, sig</w:t>
      </w:r>
    </w:p>
    <w:p w14:paraId="2D94C1E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*Output: Female - Correlation Coeff = 0.9845 for cervicaleheight</w:t>
      </w:r>
    </w:p>
    <w:p w14:paraId="3EE0A84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Male   - Correlation Coeff = 0.9840 for cervicaleheight</w:t>
      </w:r>
    </w:p>
    <w:p w14:paraId="4BA42C9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*Copy the output into an excel sheet. Delete irrelevant data (the columns right of stature) and organize by males and females into a single table.</w:t>
      </w:r>
    </w:p>
    <w:p w14:paraId="7450832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*Desciption: The variables with the three highest correlation coefficients and the two lowest correlation coefficients are the same for both males and females. The variables with the highest correlation coefficients (reported in parenthesis as female and male, respectively) are height to neck cervical (0.9845, 0.9840), waist height (0.9097, 0.9074), and height to hip(0.8586, 0.8527). The two variables with the lowest correlation coefficients are forward arm reach and foot length. The variable with the third lowest correlation coefficient is arm span for females and functional leg length for males. The correlation coefficient is consistently higher for females than males except for arm span, which has a correlation coefficient that is 0.24 higher for males than that of females.</w:t>
      </w:r>
    </w:p>
    <w:p w14:paraId="4FC4ACF6" w14:textId="77777777" w:rsidR="001F7941" w:rsidRPr="001F7941" w:rsidRDefault="001F7941" w:rsidP="001F7941">
      <w:pPr>
        <w:spacing w:line="276" w:lineRule="auto"/>
        <w:rPr>
          <w:rFonts w:eastAsia="Segoe UI" w:cs="Arial"/>
          <w:color w:val="000000" w:themeColor="text1"/>
          <w:sz w:val="22"/>
          <w:szCs w:val="22"/>
        </w:rPr>
      </w:pPr>
    </w:p>
    <w:p w14:paraId="472C36F4" w14:textId="77777777" w:rsidR="001F7941" w:rsidRPr="001F7941" w:rsidRDefault="001F7941" w:rsidP="001F7941">
      <w:pPr>
        <w:spacing w:line="276" w:lineRule="auto"/>
        <w:rPr>
          <w:rFonts w:eastAsia="Segoe UI" w:cs="Arial"/>
          <w:color w:val="000000" w:themeColor="text1"/>
          <w:sz w:val="22"/>
          <w:szCs w:val="22"/>
        </w:rPr>
      </w:pPr>
    </w:p>
    <w:p w14:paraId="06450377" w14:textId="77777777" w:rsidR="001F7941" w:rsidRPr="001F7941" w:rsidRDefault="001F7941" w:rsidP="001F7941">
      <w:pPr>
        <w:spacing w:line="276" w:lineRule="auto"/>
        <w:rPr>
          <w:rFonts w:eastAsia="Segoe UI" w:cs="Arial"/>
          <w:color w:val="000000" w:themeColor="text1"/>
          <w:sz w:val="22"/>
          <w:szCs w:val="22"/>
        </w:rPr>
      </w:pPr>
    </w:p>
    <w:p w14:paraId="20A2910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*RELATIONSHIP BETWEEN ACTUAL AND REPORTED, WEIGHT</w:t>
      </w:r>
    </w:p>
    <w:p w14:paraId="17A24DC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 Compare the self-reported weight to the measured weight. Describe the distribution of the difference and provide a figure that demonstrates how these two measures differ. 1 fig</w:t>
      </w:r>
    </w:p>
    <w:p w14:paraId="488E806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 variable for weight difference was already created, called weight_diff = measured - reported</w:t>
      </w:r>
    </w:p>
    <w:p w14:paraId="1DE15A6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w:t>
      </w:r>
    </w:p>
    <w:p w14:paraId="6955A02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histogram doesn't look good.</w:t>
      </w:r>
    </w:p>
    <w:p w14:paraId="14ED81E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*Try removing empty values</w:t>
      </w:r>
    </w:p>
    <w:p w14:paraId="769D92A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 if weightlbs &lt; . &amp; weightkg &lt; ., percent</w:t>
      </w:r>
    </w:p>
    <w:p w14:paraId="160FBD5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still isn't helpful.</w:t>
      </w:r>
    </w:p>
    <w:p w14:paraId="74DEFCE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a box plot instead.</w:t>
      </w:r>
    </w:p>
    <w:p w14:paraId="29983AE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weight_diff</w:t>
      </w:r>
    </w:p>
    <w:p w14:paraId="5017760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weight_diff, detail</w:t>
      </w:r>
    </w:p>
    <w:p w14:paraId="2F17851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*Description: The difference is the measured weight (weightkg) minus the reported weight (weightlbs). The interquartile range is from -2.39 to 3.66 with the median at 0.52, showing that </w:t>
      </w:r>
      <w:r w:rsidRPr="001F7941">
        <w:rPr>
          <w:rFonts w:eastAsia="Segoe UI" w:cs="Arial"/>
          <w:color w:val="000000" w:themeColor="text1"/>
          <w:sz w:val="22"/>
          <w:szCs w:val="22"/>
        </w:rPr>
        <w:lastRenderedPageBreak/>
        <w:t>typically, the reported weight is lower than the measured weight by 0.52 lbs. The 10th and 90th percentiles are -5.6 and 7.4, respectively, while the range is -145.8 to 194.4. This shows that most weight differences are reasonable and there were some outliers that are obviously incorrect.</w:t>
      </w:r>
    </w:p>
    <w:p w14:paraId="3458C28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*If we want to look at reasonable values only, we would limit the range to a weight difference of 10 lbs.</w:t>
      </w:r>
    </w:p>
    <w:p w14:paraId="4C2C923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*Recall codebook: weightlbs_sus</w:t>
      </w:r>
    </w:p>
    <w:p w14:paraId="64F1E62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0 if reasonable</w:t>
      </w:r>
    </w:p>
    <w:p w14:paraId="2F182DE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1 if unreasonable bc of low weight; weightlbs replaced with .</w:t>
      </w:r>
    </w:p>
    <w:p w14:paraId="4DA5E3CA"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2 if suspicious bc weight difference from measured weight and self-reported weight exceeds 10 lbs; no replacement &lt;-- This is the important line</w:t>
      </w:r>
    </w:p>
    <w:p w14:paraId="7020934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*Recall codebook: weightkg_sus code</w:t>
      </w:r>
    </w:p>
    <w:p w14:paraId="2CBFBF6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0 if reasonable</w:t>
      </w:r>
    </w:p>
    <w:p w14:paraId="531F72F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1 if unreasonable bc weight was higher than 500; replaced weightkg value with weightkg divided by 10</w:t>
      </w:r>
    </w:p>
    <w:p w14:paraId="788A5AA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 if weightlbs_sus != 2 , percent</w:t>
      </w:r>
    </w:p>
    <w:p w14:paraId="6EC57CB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histogram shows a better distribution of the majority of the observations.</w:t>
      </w:r>
    </w:p>
    <w:p w14:paraId="294F02B4" w14:textId="77777777" w:rsidR="001F7941" w:rsidRPr="001F7941" w:rsidRDefault="001F7941" w:rsidP="001F7941">
      <w:pPr>
        <w:spacing w:line="276" w:lineRule="auto"/>
        <w:rPr>
          <w:rFonts w:eastAsia="Segoe UI" w:cs="Arial"/>
          <w:color w:val="000000" w:themeColor="text1"/>
          <w:sz w:val="22"/>
          <w:szCs w:val="22"/>
        </w:rPr>
      </w:pPr>
    </w:p>
    <w:p w14:paraId="5727751A" w14:textId="77777777" w:rsidR="001F7941" w:rsidRPr="001F7941" w:rsidRDefault="001F7941" w:rsidP="001F7941">
      <w:pPr>
        <w:spacing w:line="276" w:lineRule="auto"/>
        <w:rPr>
          <w:rFonts w:eastAsia="Segoe UI" w:cs="Arial"/>
          <w:color w:val="000000" w:themeColor="text1"/>
          <w:sz w:val="22"/>
          <w:szCs w:val="22"/>
        </w:rPr>
      </w:pPr>
    </w:p>
    <w:p w14:paraId="1FC44BC0" w14:textId="77777777" w:rsidR="001F7941" w:rsidRPr="001F7941" w:rsidRDefault="001F7941" w:rsidP="001F7941">
      <w:pPr>
        <w:spacing w:line="276" w:lineRule="auto"/>
        <w:rPr>
          <w:rFonts w:eastAsia="Segoe UI" w:cs="Arial"/>
          <w:color w:val="000000" w:themeColor="text1"/>
          <w:sz w:val="22"/>
          <w:szCs w:val="22"/>
        </w:rPr>
      </w:pPr>
    </w:p>
    <w:p w14:paraId="489ACE6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*b) Show the extent to which the difference between reported and measured weight varies by sex. 1 fig</w:t>
      </w:r>
    </w:p>
    <w:p w14:paraId="75ED347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*Recall this was partially done when cleaning data.</w:t>
      </w:r>
    </w:p>
    <w:p w14:paraId="2802740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box plot</w:t>
      </w:r>
    </w:p>
    <w:p w14:paraId="012AE0D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weight_diff , by(gender)</w:t>
      </w:r>
    </w:p>
    <w:p w14:paraId="64FFF12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*It doesn't look great. Let's look at summ to get some useful data</w:t>
      </w:r>
    </w:p>
    <w:p w14:paraId="49D2E0E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weight_diff if gender=="Female", detail</w:t>
      </w:r>
    </w:p>
    <w:p w14:paraId="3A0AAF4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*IQR is -1.2 to 4.1 with median at 1.2</w:t>
      </w:r>
    </w:p>
    <w:p w14:paraId="46F3C4F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weight_diff if gender=="Male", detail</w:t>
      </w:r>
    </w:p>
    <w:p w14:paraId="10D8D13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*IQR is -3.0 to 3.3 with median at 0.1</w:t>
      </w:r>
    </w:p>
    <w:p w14:paraId="68DFD4E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shows that males generally had a larger range of differences but females overall had more of a difference in measured vs reported weight.</w:t>
      </w:r>
    </w:p>
    <w:p w14:paraId="6DF736D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*If we want to look at reasonable values only, we would limit the range to a weight difference of 10 lbs.</w:t>
      </w:r>
    </w:p>
    <w:p w14:paraId="3FFF0A2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histogram weight_diff if weightlbs_sus != 2 &amp; gender=="Female", percent</w:t>
      </w:r>
    </w:p>
    <w:p w14:paraId="363466EF"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weight_diff if weightlbs_sus != 2 &amp; gender=="Male", percent</w:t>
      </w:r>
    </w:p>
    <w:p w14:paraId="135DBB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histogram shows a better distribution of the majority of the observations.</w:t>
      </w:r>
    </w:p>
    <w:p w14:paraId="0DF23E6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*If we want a boxplot, use the same limits</w:t>
      </w:r>
    </w:p>
    <w:p w14:paraId="21502E1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 xml:space="preserve">graph hbox weight_diff if weightlbs_sus != 2, by(gender) </w:t>
      </w:r>
    </w:p>
    <w:p w14:paraId="1C04DED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*Description: When all values are included, the female IQR is -1.2 to 4.1 with median at 1.2. For males, IQR is -3.0 to 3.3 with median at 0.1. This shows that males generally had a larger range of differences but females overall had more of a difference in measured vs reported weight. If we want to look at reasonable values only, we would limit the range to a weight difference of 10 lbs.</w:t>
      </w:r>
    </w:p>
    <w:p w14:paraId="01E546E2" w14:textId="77777777" w:rsidR="001F7941" w:rsidRPr="001F7941" w:rsidRDefault="001F7941" w:rsidP="001F7941">
      <w:pPr>
        <w:spacing w:line="276" w:lineRule="auto"/>
        <w:rPr>
          <w:rFonts w:eastAsia="Segoe UI" w:cs="Arial"/>
          <w:color w:val="000000" w:themeColor="text1"/>
          <w:sz w:val="22"/>
          <w:szCs w:val="22"/>
        </w:rPr>
      </w:pPr>
    </w:p>
    <w:p w14:paraId="53DCF3BD" w14:textId="77777777" w:rsidR="001F7941" w:rsidRPr="001F7941" w:rsidRDefault="001F7941" w:rsidP="001F7941">
      <w:pPr>
        <w:spacing w:line="276" w:lineRule="auto"/>
        <w:rPr>
          <w:rFonts w:eastAsia="Segoe UI" w:cs="Arial"/>
          <w:color w:val="000000" w:themeColor="text1"/>
          <w:sz w:val="22"/>
          <w:szCs w:val="22"/>
        </w:rPr>
      </w:pPr>
    </w:p>
    <w:p w14:paraId="5E7F76DF" w14:textId="77777777" w:rsidR="001F7941" w:rsidRPr="001F7941" w:rsidRDefault="001F7941" w:rsidP="001F7941">
      <w:pPr>
        <w:spacing w:line="276" w:lineRule="auto"/>
        <w:rPr>
          <w:rFonts w:eastAsia="Segoe UI" w:cs="Arial"/>
          <w:color w:val="000000" w:themeColor="text1"/>
          <w:sz w:val="22"/>
          <w:szCs w:val="22"/>
        </w:rPr>
      </w:pPr>
    </w:p>
    <w:p w14:paraId="5B00385B"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*RELATIONSHIP BETWEEN ACTUAL AND REPORTED, HEIGHT</w:t>
      </w:r>
    </w:p>
    <w:p w14:paraId="327ED1C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 Compare the self-reported height to the measured height. Describe the distribution of the difference and provide a figure that demonstrates how these two measures differ. 1 fig</w:t>
      </w:r>
    </w:p>
    <w:p w14:paraId="464192A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existing data</w:t>
      </w:r>
    </w:p>
    <w:p w14:paraId="5CA4240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twoway (scatter stature heightin)</w:t>
      </w:r>
    </w:p>
    <w:p w14:paraId="2007EB9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*Stature is reported in mm. Change to inches to be comparable with heightin</w:t>
      </w:r>
    </w:p>
    <w:p w14:paraId="6AE552F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staturein = stature * 0.0393701</w:t>
      </w:r>
    </w:p>
    <w:p w14:paraId="7AACFBDC"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*Check my work to see if stature was converted properly</w:t>
      </w:r>
    </w:p>
    <w:p w14:paraId="59472C3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twoway (scatter staturein heightin)</w:t>
      </w:r>
    </w:p>
    <w:p w14:paraId="1A783F9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looks good</w:t>
      </w:r>
    </w:p>
    <w:p w14:paraId="122BE570"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individual variables</w:t>
      </w:r>
    </w:p>
    <w:p w14:paraId="390DB6E8"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graph hbox staturein heightin</w:t>
      </w:r>
    </w:p>
    <w:p w14:paraId="5E2EA51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*The self-reported height has more outliers than the measured height.</w:t>
      </w:r>
    </w:p>
    <w:p w14:paraId="3E814AA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w:t>
      </w:r>
    </w:p>
    <w:p w14:paraId="011927C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*Calculate the difference. Difference = reported - measured</w:t>
      </w:r>
    </w:p>
    <w:p w14:paraId="3D17F1F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gen height_diff = staturein - heightin</w:t>
      </w:r>
    </w:p>
    <w:p w14:paraId="5AAA16B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distribution</w:t>
      </w:r>
    </w:p>
    <w:p w14:paraId="4A36B0E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histogram height_diff, percent</w:t>
      </w:r>
    </w:p>
    <w:p w14:paraId="2F2CF412"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looks bad because of outliers</w:t>
      </w:r>
    </w:p>
    <w:p w14:paraId="6A9C16D3"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*Look at boxplot</w:t>
      </w:r>
    </w:p>
    <w:p w14:paraId="01249704"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lastRenderedPageBreak/>
        <w:t>graph hbox height_diff</w:t>
      </w:r>
    </w:p>
    <w:p w14:paraId="73C21951"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*This mainly shows all the outliers</w:t>
      </w:r>
    </w:p>
    <w:p w14:paraId="78522059"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*Use summ to get more useful descriptive data</w:t>
      </w:r>
    </w:p>
    <w:p w14:paraId="01AFFFAE"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summ height_diff, detail</w:t>
      </w:r>
    </w:p>
    <w:p w14:paraId="57F067B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*Description: The distribution of the difference is a tall and narrow normal curve, showing that most heights are generally precise within a certain range. The IQR ranges from -1.2 to -0.24, showing that the measured height is usually up to 1 inch higher than the reported height. The 10th and 90th percentiles are -1.7 and -0.2, respectively, while the range is from -24.1 to 10.8.</w:t>
      </w:r>
    </w:p>
    <w:p w14:paraId="3CC899FA" w14:textId="77777777" w:rsidR="001F7941" w:rsidRPr="001F7941" w:rsidRDefault="001F7941" w:rsidP="001F7941">
      <w:pPr>
        <w:spacing w:line="276" w:lineRule="auto"/>
        <w:rPr>
          <w:rFonts w:eastAsia="Segoe UI" w:cs="Arial"/>
          <w:color w:val="000000" w:themeColor="text1"/>
          <w:sz w:val="22"/>
          <w:szCs w:val="22"/>
        </w:rPr>
      </w:pPr>
    </w:p>
    <w:p w14:paraId="76C7CDE7" w14:textId="77777777" w:rsidR="001F7941" w:rsidRPr="001F7941" w:rsidRDefault="001F7941" w:rsidP="001F7941">
      <w:pPr>
        <w:spacing w:line="276" w:lineRule="auto"/>
        <w:rPr>
          <w:rFonts w:eastAsia="Segoe UI" w:cs="Arial"/>
          <w:color w:val="000000" w:themeColor="text1"/>
          <w:sz w:val="22"/>
          <w:szCs w:val="22"/>
        </w:rPr>
      </w:pPr>
    </w:p>
    <w:p w14:paraId="6A331F0F" w14:textId="77777777" w:rsidR="001F7941" w:rsidRPr="001F7941" w:rsidRDefault="001F7941" w:rsidP="001F7941">
      <w:pPr>
        <w:spacing w:line="276" w:lineRule="auto"/>
        <w:rPr>
          <w:rFonts w:eastAsia="Segoe UI" w:cs="Arial"/>
          <w:color w:val="000000" w:themeColor="text1"/>
          <w:sz w:val="22"/>
          <w:szCs w:val="22"/>
        </w:rPr>
      </w:pPr>
    </w:p>
    <w:p w14:paraId="463B844D"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*d) Summarize the findings for 4.2 a-c in a paragraph. Discuss in terms of the bias associated with using reported weight and height in lieu of measuring weight and height.</w:t>
      </w:r>
    </w:p>
    <w:p w14:paraId="744F4F7E" w14:textId="77777777" w:rsidR="001F7941" w:rsidRPr="001F7941" w:rsidRDefault="001F7941" w:rsidP="001F7941">
      <w:pPr>
        <w:spacing w:line="276" w:lineRule="auto"/>
        <w:rPr>
          <w:rFonts w:eastAsia="Segoe UI" w:cs="Arial"/>
          <w:color w:val="000000" w:themeColor="text1"/>
          <w:sz w:val="22"/>
          <w:szCs w:val="22"/>
        </w:rPr>
      </w:pPr>
    </w:p>
    <w:p w14:paraId="21A98697" w14:textId="77777777" w:rsidR="001F7941" w:rsidRPr="001F7941" w:rsidRDefault="001F7941" w:rsidP="001F7941">
      <w:pPr>
        <w:spacing w:line="276" w:lineRule="auto"/>
        <w:rPr>
          <w:rFonts w:eastAsia="Segoe UI" w:cs="Arial"/>
          <w:color w:val="000000" w:themeColor="text1"/>
          <w:sz w:val="22"/>
          <w:szCs w:val="22"/>
        </w:rPr>
      </w:pPr>
    </w:p>
    <w:p w14:paraId="7F9D2565" w14:textId="77777777" w:rsidR="001F7941" w:rsidRPr="001F7941" w:rsidRDefault="001F7941" w:rsidP="001F7941">
      <w:pPr>
        <w:spacing w:line="276" w:lineRule="auto"/>
        <w:rPr>
          <w:rFonts w:eastAsia="Segoe UI" w:cs="Arial"/>
          <w:color w:val="000000" w:themeColor="text1"/>
          <w:sz w:val="22"/>
          <w:szCs w:val="22"/>
        </w:rPr>
      </w:pPr>
    </w:p>
    <w:p w14:paraId="4AB08C07" w14:textId="77777777" w:rsidR="001F7941" w:rsidRPr="001F7941" w:rsidRDefault="001F7941" w:rsidP="001F7941">
      <w:pPr>
        <w:spacing w:line="276" w:lineRule="auto"/>
        <w:rPr>
          <w:rFonts w:eastAsia="Segoe UI" w:cs="Arial"/>
          <w:color w:val="000000" w:themeColor="text1"/>
          <w:sz w:val="22"/>
          <w:szCs w:val="22"/>
        </w:rPr>
      </w:pPr>
    </w:p>
    <w:p w14:paraId="71F8B797"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*4.3 Relationship between derived `body type' and weight/BMI</w:t>
      </w:r>
    </w:p>
    <w:p w14:paraId="6DA80DE5"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*a) Compare the distributions of weight and BMI for each of the body types you created in 1e above. Describe your findings in a paragraph with a figure and/or table. Focus on how well your body types describe differences in weight and obesity.</w:t>
      </w:r>
    </w:p>
    <w:p w14:paraId="6329F5B6" w14:textId="77777777" w:rsidR="001F7941" w:rsidRPr="001F7941" w:rsidRDefault="001F7941" w:rsidP="001F7941">
      <w:pPr>
        <w:spacing w:line="276" w:lineRule="auto"/>
        <w:rPr>
          <w:rFonts w:eastAsia="Segoe UI" w:cs="Arial"/>
          <w:color w:val="000000" w:themeColor="text1"/>
          <w:sz w:val="22"/>
          <w:szCs w:val="22"/>
        </w:rPr>
      </w:pPr>
      <w:r w:rsidRPr="001F7941">
        <w:rPr>
          <w:rFonts w:eastAsia="Segoe UI" w:cs="Arial"/>
          <w:color w:val="000000" w:themeColor="text1"/>
          <w:sz w:val="22"/>
          <w:szCs w:val="22"/>
        </w:rPr>
        <w:t>heatplot bmi weightkg_to_lb if gender_num==1 , by(body_cat, compact)</w:t>
      </w:r>
    </w:p>
    <w:p w14:paraId="5B9CB474" w14:textId="5BC43A21" w:rsidR="006964A4" w:rsidRPr="00D136CD" w:rsidRDefault="001F7941" w:rsidP="001F7941">
      <w:pPr>
        <w:spacing w:line="276" w:lineRule="auto"/>
        <w:rPr>
          <w:rFonts w:cs="Arial"/>
          <w:sz w:val="22"/>
          <w:szCs w:val="22"/>
        </w:rPr>
      </w:pPr>
      <w:r w:rsidRPr="001F7941">
        <w:rPr>
          <w:rFonts w:eastAsia="Segoe UI" w:cs="Arial"/>
          <w:color w:val="000000" w:themeColor="text1"/>
          <w:sz w:val="22"/>
          <w:szCs w:val="22"/>
        </w:rPr>
        <w:t>heatplot bmi weightkg_to_lb if gender_num==2 , by(body_cat, compact)</w:t>
      </w:r>
    </w:p>
    <w:sectPr w:rsidR="006964A4" w:rsidRPr="00D136CD" w:rsidSect="00F36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5" w:author="Rebecca Yoo" w:date="2026-03-03T09:23:00Z" w:initials="RY">
    <w:p w14:paraId="196F3439" w14:textId="77777777" w:rsidR="009F573A" w:rsidRDefault="009F573A" w:rsidP="00B05B8E">
      <w:pPr>
        <w:pStyle w:val="CommentText"/>
      </w:pPr>
      <w:r>
        <w:rPr>
          <w:rStyle w:val="CommentReference"/>
        </w:rPr>
        <w:annotationRef/>
      </w:r>
      <w:hyperlink r:id="rId1" w:history="1">
        <w:r w:rsidRPr="00A86CA0">
          <w:rPr>
            <w:rStyle w:val="Hyperlink"/>
          </w:rPr>
          <w:t>https://www.cdc.gov/growth-chart-training/hcp/using-bmi/body-mass-index.html</w:t>
        </w:r>
      </w:hyperlink>
    </w:p>
  </w:comment>
  <w:comment w:id="196" w:author="Rebecca Yoo" w:date="2026-03-03T14:27:00Z" w:initials="RY">
    <w:p w14:paraId="3E49C7FC" w14:textId="77777777" w:rsidR="00D954B5" w:rsidRDefault="00D954B5" w:rsidP="00D954B5">
      <w:pPr>
        <w:pStyle w:val="CommentText"/>
      </w:pPr>
      <w:r>
        <w:rPr>
          <w:rStyle w:val="CommentReference"/>
        </w:rPr>
        <w:annotationRef/>
      </w:r>
      <w:r>
        <w:t xml:space="preserve">Centers for Disease Control and Prevention (CDC). What Is Body Mass Index (BMI)? Growth Chart Training. Updated June 17, 2024. </w:t>
      </w:r>
      <w:hyperlink r:id="rId2" w:history="1">
        <w:r w:rsidRPr="006608AF">
          <w:rPr>
            <w:rStyle w:val="Hyperlink"/>
          </w:rPr>
          <w:t>https://www.cdc.gov/growth-chart-training/hcp/using-bmi/body-mass-index.html</w:t>
        </w:r>
      </w:hyperlink>
      <w:r>
        <w:t xml:space="preserve"> </w:t>
      </w:r>
    </w:p>
  </w:comment>
  <w:comment w:id="197" w:author="Rebecca Yoo" w:date="2026-03-03T09:23:00Z" w:initials="RY">
    <w:p w14:paraId="1E8E6687" w14:textId="77777777" w:rsidR="009F573A" w:rsidRDefault="009F573A" w:rsidP="00B05B8E">
      <w:pPr>
        <w:pStyle w:val="CommentText"/>
      </w:pPr>
      <w:r>
        <w:rPr>
          <w:rStyle w:val="CommentReference"/>
        </w:rPr>
        <w:annotationRef/>
      </w:r>
      <w:hyperlink r:id="rId3" w:history="1">
        <w:r w:rsidRPr="006C3E0A">
          <w:rPr>
            <w:rStyle w:val="Hyperlink"/>
          </w:rPr>
          <w:t>https://www.cdc.gov/bmi/adult-calculator/bmi-categories.html</w:t>
        </w:r>
      </w:hyperlink>
    </w:p>
  </w:comment>
  <w:comment w:id="198" w:author="Rebecca Yoo" w:date="2026-03-03T14:28:00Z" w:initials="RY">
    <w:p w14:paraId="09DFBB51" w14:textId="77777777" w:rsidR="00794272" w:rsidRDefault="00794272" w:rsidP="00794272">
      <w:pPr>
        <w:pStyle w:val="CommentText"/>
      </w:pPr>
      <w:r>
        <w:rPr>
          <w:rStyle w:val="CommentReference"/>
        </w:rPr>
        <w:annotationRef/>
      </w:r>
      <w:r>
        <w:t xml:space="preserve">Centers for Disease Control and Prevention (CDC). Adult BMI Categories. BMI | CDC. March 19, 2024. </w:t>
      </w:r>
      <w:hyperlink r:id="rId4" w:history="1">
        <w:r w:rsidRPr="00CF418B">
          <w:rPr>
            <w:rStyle w:val="Hyperlink"/>
          </w:rPr>
          <w:t>https://www.cdc.gov/bmi/adult-calculator/bmi-categories.html</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6F3439" w15:done="0"/>
  <w15:commentEx w15:paraId="3E49C7FC" w15:paraIdParent="196F3439" w15:done="0"/>
  <w15:commentEx w15:paraId="1E8E6687" w15:done="0"/>
  <w15:commentEx w15:paraId="09DFBB51" w15:paraIdParent="1E8E6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97D61" w16cex:dateUtc="2026-03-03T16:23:00Z"/>
  <w16cex:commentExtensible w16cex:durableId="62103AD0" w16cex:dateUtc="2026-03-03T21:27:00Z"/>
  <w16cex:commentExtensible w16cex:durableId="51732FBC" w16cex:dateUtc="2026-03-03T16:23:00Z"/>
  <w16cex:commentExtensible w16cex:durableId="63AB7507" w16cex:dateUtc="2026-03-03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6F3439" w16cid:durableId="23497D61"/>
  <w16cid:commentId w16cid:paraId="3E49C7FC" w16cid:durableId="62103AD0"/>
  <w16cid:commentId w16cid:paraId="1E8E6687" w16cid:durableId="51732FBC"/>
  <w16cid:commentId w16cid:paraId="09DFBB51" w16cid:durableId="63AB75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F4FA" w14:textId="77777777" w:rsidR="005F209C" w:rsidRDefault="005F209C" w:rsidP="002B60E6">
      <w:pPr>
        <w:spacing w:after="0"/>
      </w:pPr>
      <w:r>
        <w:separator/>
      </w:r>
    </w:p>
  </w:endnote>
  <w:endnote w:type="continuationSeparator" w:id="0">
    <w:p w14:paraId="3C3FA6DE" w14:textId="77777777" w:rsidR="005F209C" w:rsidRDefault="005F209C" w:rsidP="002B60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359701"/>
      <w:docPartObj>
        <w:docPartGallery w:val="Page Numbers (Bottom of Page)"/>
        <w:docPartUnique/>
      </w:docPartObj>
    </w:sdtPr>
    <w:sdtEndPr>
      <w:rPr>
        <w:noProof/>
      </w:rPr>
    </w:sdtEndPr>
    <w:sdtContent>
      <w:p w14:paraId="2CFA517B" w14:textId="6CE2640F" w:rsidR="002B60E6" w:rsidRDefault="002B60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D28BB7" w14:textId="77777777" w:rsidR="002B60E6" w:rsidRDefault="002B6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1999F" w14:textId="77777777" w:rsidR="005F209C" w:rsidRDefault="005F209C" w:rsidP="002B60E6">
      <w:pPr>
        <w:spacing w:after="0"/>
      </w:pPr>
      <w:r>
        <w:separator/>
      </w:r>
    </w:p>
  </w:footnote>
  <w:footnote w:type="continuationSeparator" w:id="0">
    <w:p w14:paraId="18FA37BB" w14:textId="77777777" w:rsidR="005F209C" w:rsidRDefault="005F209C" w:rsidP="002B60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9F7"/>
    <w:multiLevelType w:val="hybridMultilevel"/>
    <w:tmpl w:val="41CC8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891FF"/>
    <w:multiLevelType w:val="hybridMultilevel"/>
    <w:tmpl w:val="8BE07404"/>
    <w:lvl w:ilvl="0" w:tplc="2E586F94">
      <w:start w:val="1"/>
      <w:numFmt w:val="bullet"/>
      <w:lvlText w:val=""/>
      <w:lvlJc w:val="left"/>
      <w:pPr>
        <w:ind w:left="360" w:hanging="360"/>
      </w:pPr>
      <w:rPr>
        <w:rFonts w:ascii="Symbol" w:hAnsi="Symbol" w:hint="default"/>
      </w:rPr>
    </w:lvl>
    <w:lvl w:ilvl="1" w:tplc="1FEE46E2">
      <w:start w:val="1"/>
      <w:numFmt w:val="bullet"/>
      <w:lvlText w:val="o"/>
      <w:lvlJc w:val="left"/>
      <w:pPr>
        <w:ind w:left="1440" w:hanging="360"/>
      </w:pPr>
      <w:rPr>
        <w:rFonts w:ascii="Courier New" w:hAnsi="Courier New" w:hint="default"/>
      </w:rPr>
    </w:lvl>
    <w:lvl w:ilvl="2" w:tplc="D9229AEE">
      <w:start w:val="1"/>
      <w:numFmt w:val="bullet"/>
      <w:lvlText w:val=""/>
      <w:lvlJc w:val="left"/>
      <w:pPr>
        <w:ind w:left="2160" w:hanging="360"/>
      </w:pPr>
      <w:rPr>
        <w:rFonts w:ascii="Wingdings" w:hAnsi="Wingdings" w:hint="default"/>
      </w:rPr>
    </w:lvl>
    <w:lvl w:ilvl="3" w:tplc="21369CF8">
      <w:start w:val="1"/>
      <w:numFmt w:val="bullet"/>
      <w:lvlText w:val=""/>
      <w:lvlJc w:val="left"/>
      <w:pPr>
        <w:ind w:left="2880" w:hanging="360"/>
      </w:pPr>
      <w:rPr>
        <w:rFonts w:ascii="Symbol" w:hAnsi="Symbol" w:hint="default"/>
      </w:rPr>
    </w:lvl>
    <w:lvl w:ilvl="4" w:tplc="65C6DB72">
      <w:start w:val="1"/>
      <w:numFmt w:val="bullet"/>
      <w:lvlText w:val="o"/>
      <w:lvlJc w:val="left"/>
      <w:pPr>
        <w:ind w:left="3600" w:hanging="360"/>
      </w:pPr>
      <w:rPr>
        <w:rFonts w:ascii="Courier New" w:hAnsi="Courier New" w:hint="default"/>
      </w:rPr>
    </w:lvl>
    <w:lvl w:ilvl="5" w:tplc="4B661A0E">
      <w:start w:val="1"/>
      <w:numFmt w:val="bullet"/>
      <w:lvlText w:val=""/>
      <w:lvlJc w:val="left"/>
      <w:pPr>
        <w:ind w:left="4320" w:hanging="360"/>
      </w:pPr>
      <w:rPr>
        <w:rFonts w:ascii="Wingdings" w:hAnsi="Wingdings" w:hint="default"/>
      </w:rPr>
    </w:lvl>
    <w:lvl w:ilvl="6" w:tplc="CBE24574">
      <w:start w:val="1"/>
      <w:numFmt w:val="bullet"/>
      <w:lvlText w:val=""/>
      <w:lvlJc w:val="left"/>
      <w:pPr>
        <w:ind w:left="5040" w:hanging="360"/>
      </w:pPr>
      <w:rPr>
        <w:rFonts w:ascii="Symbol" w:hAnsi="Symbol" w:hint="default"/>
      </w:rPr>
    </w:lvl>
    <w:lvl w:ilvl="7" w:tplc="E5160480">
      <w:start w:val="1"/>
      <w:numFmt w:val="bullet"/>
      <w:lvlText w:val="o"/>
      <w:lvlJc w:val="left"/>
      <w:pPr>
        <w:ind w:left="5760" w:hanging="360"/>
      </w:pPr>
      <w:rPr>
        <w:rFonts w:ascii="Courier New" w:hAnsi="Courier New" w:hint="default"/>
      </w:rPr>
    </w:lvl>
    <w:lvl w:ilvl="8" w:tplc="DB166C14">
      <w:start w:val="1"/>
      <w:numFmt w:val="bullet"/>
      <w:lvlText w:val=""/>
      <w:lvlJc w:val="left"/>
      <w:pPr>
        <w:ind w:left="6480" w:hanging="360"/>
      </w:pPr>
      <w:rPr>
        <w:rFonts w:ascii="Wingdings" w:hAnsi="Wingdings" w:hint="default"/>
      </w:rPr>
    </w:lvl>
  </w:abstractNum>
  <w:abstractNum w:abstractNumId="2" w15:restartNumberingAfterBreak="0">
    <w:nsid w:val="08CD633D"/>
    <w:multiLevelType w:val="hybridMultilevel"/>
    <w:tmpl w:val="10D8A8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996F0C"/>
    <w:multiLevelType w:val="hybridMultilevel"/>
    <w:tmpl w:val="D83C0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C4403"/>
    <w:multiLevelType w:val="hybridMultilevel"/>
    <w:tmpl w:val="D9A89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B267C2"/>
    <w:multiLevelType w:val="hybridMultilevel"/>
    <w:tmpl w:val="8948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20F79"/>
    <w:multiLevelType w:val="hybridMultilevel"/>
    <w:tmpl w:val="DF02EAF0"/>
    <w:lvl w:ilvl="0" w:tplc="B074D510">
      <w:start w:val="1"/>
      <w:numFmt w:val="bullet"/>
      <w:lvlText w:val=""/>
      <w:lvlJc w:val="left"/>
      <w:pPr>
        <w:ind w:left="720" w:hanging="360"/>
      </w:pPr>
      <w:rPr>
        <w:rFonts w:ascii="Symbol" w:hAnsi="Symbol" w:hint="default"/>
      </w:rPr>
    </w:lvl>
    <w:lvl w:ilvl="1" w:tplc="49F81866">
      <w:start w:val="1"/>
      <w:numFmt w:val="bullet"/>
      <w:lvlText w:val="o"/>
      <w:lvlJc w:val="left"/>
      <w:pPr>
        <w:ind w:left="1440" w:hanging="360"/>
      </w:pPr>
      <w:rPr>
        <w:rFonts w:ascii="Courier New" w:hAnsi="Courier New" w:hint="default"/>
      </w:rPr>
    </w:lvl>
    <w:lvl w:ilvl="2" w:tplc="8B188B4A">
      <w:start w:val="1"/>
      <w:numFmt w:val="bullet"/>
      <w:lvlText w:val=""/>
      <w:lvlJc w:val="left"/>
      <w:pPr>
        <w:ind w:left="2160" w:hanging="360"/>
      </w:pPr>
      <w:rPr>
        <w:rFonts w:ascii="Wingdings" w:hAnsi="Wingdings" w:hint="default"/>
      </w:rPr>
    </w:lvl>
    <w:lvl w:ilvl="3" w:tplc="199264A0">
      <w:start w:val="1"/>
      <w:numFmt w:val="bullet"/>
      <w:lvlText w:val=""/>
      <w:lvlJc w:val="left"/>
      <w:pPr>
        <w:ind w:left="2880" w:hanging="360"/>
      </w:pPr>
      <w:rPr>
        <w:rFonts w:ascii="Symbol" w:hAnsi="Symbol" w:hint="default"/>
      </w:rPr>
    </w:lvl>
    <w:lvl w:ilvl="4" w:tplc="D932FCBC">
      <w:start w:val="1"/>
      <w:numFmt w:val="bullet"/>
      <w:lvlText w:val="o"/>
      <w:lvlJc w:val="left"/>
      <w:pPr>
        <w:ind w:left="3600" w:hanging="360"/>
      </w:pPr>
      <w:rPr>
        <w:rFonts w:ascii="Courier New" w:hAnsi="Courier New" w:hint="default"/>
      </w:rPr>
    </w:lvl>
    <w:lvl w:ilvl="5" w:tplc="5ECE579C">
      <w:start w:val="1"/>
      <w:numFmt w:val="bullet"/>
      <w:lvlText w:val=""/>
      <w:lvlJc w:val="left"/>
      <w:pPr>
        <w:ind w:left="4320" w:hanging="360"/>
      </w:pPr>
      <w:rPr>
        <w:rFonts w:ascii="Wingdings" w:hAnsi="Wingdings" w:hint="default"/>
      </w:rPr>
    </w:lvl>
    <w:lvl w:ilvl="6" w:tplc="4C6EA33E">
      <w:start w:val="1"/>
      <w:numFmt w:val="bullet"/>
      <w:lvlText w:val=""/>
      <w:lvlJc w:val="left"/>
      <w:pPr>
        <w:ind w:left="5040" w:hanging="360"/>
      </w:pPr>
      <w:rPr>
        <w:rFonts w:ascii="Symbol" w:hAnsi="Symbol" w:hint="default"/>
      </w:rPr>
    </w:lvl>
    <w:lvl w:ilvl="7" w:tplc="EF4A731E">
      <w:start w:val="1"/>
      <w:numFmt w:val="bullet"/>
      <w:lvlText w:val="o"/>
      <w:lvlJc w:val="left"/>
      <w:pPr>
        <w:ind w:left="5760" w:hanging="360"/>
      </w:pPr>
      <w:rPr>
        <w:rFonts w:ascii="Courier New" w:hAnsi="Courier New" w:hint="default"/>
      </w:rPr>
    </w:lvl>
    <w:lvl w:ilvl="8" w:tplc="C11E57A4">
      <w:start w:val="1"/>
      <w:numFmt w:val="bullet"/>
      <w:lvlText w:val=""/>
      <w:lvlJc w:val="left"/>
      <w:pPr>
        <w:ind w:left="6480" w:hanging="360"/>
      </w:pPr>
      <w:rPr>
        <w:rFonts w:ascii="Wingdings" w:hAnsi="Wingdings" w:hint="default"/>
      </w:rPr>
    </w:lvl>
  </w:abstractNum>
  <w:abstractNum w:abstractNumId="7" w15:restartNumberingAfterBreak="0">
    <w:nsid w:val="14C741C3"/>
    <w:multiLevelType w:val="hybridMultilevel"/>
    <w:tmpl w:val="D3143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E9A7F0"/>
    <w:multiLevelType w:val="hybridMultilevel"/>
    <w:tmpl w:val="BE844110"/>
    <w:lvl w:ilvl="0" w:tplc="7E04FFDE">
      <w:start w:val="1"/>
      <w:numFmt w:val="bullet"/>
      <w:lvlText w:val=""/>
      <w:lvlJc w:val="left"/>
      <w:pPr>
        <w:ind w:left="720" w:hanging="360"/>
      </w:pPr>
      <w:rPr>
        <w:rFonts w:ascii="Symbol" w:hAnsi="Symbol" w:hint="default"/>
      </w:rPr>
    </w:lvl>
    <w:lvl w:ilvl="1" w:tplc="9418DE1A">
      <w:start w:val="1"/>
      <w:numFmt w:val="bullet"/>
      <w:lvlText w:val="o"/>
      <w:lvlJc w:val="left"/>
      <w:pPr>
        <w:ind w:left="1440" w:hanging="360"/>
      </w:pPr>
      <w:rPr>
        <w:rFonts w:ascii="Courier New" w:hAnsi="Courier New" w:hint="default"/>
      </w:rPr>
    </w:lvl>
    <w:lvl w:ilvl="2" w:tplc="1188CDEA">
      <w:start w:val="1"/>
      <w:numFmt w:val="bullet"/>
      <w:lvlText w:val=""/>
      <w:lvlJc w:val="left"/>
      <w:pPr>
        <w:ind w:left="2160" w:hanging="360"/>
      </w:pPr>
      <w:rPr>
        <w:rFonts w:ascii="Wingdings" w:hAnsi="Wingdings" w:hint="default"/>
      </w:rPr>
    </w:lvl>
    <w:lvl w:ilvl="3" w:tplc="22D2454C">
      <w:start w:val="1"/>
      <w:numFmt w:val="bullet"/>
      <w:lvlText w:val=""/>
      <w:lvlJc w:val="left"/>
      <w:pPr>
        <w:ind w:left="2880" w:hanging="360"/>
      </w:pPr>
      <w:rPr>
        <w:rFonts w:ascii="Symbol" w:hAnsi="Symbol" w:hint="default"/>
      </w:rPr>
    </w:lvl>
    <w:lvl w:ilvl="4" w:tplc="CAB05A8A">
      <w:start w:val="1"/>
      <w:numFmt w:val="bullet"/>
      <w:lvlText w:val="o"/>
      <w:lvlJc w:val="left"/>
      <w:pPr>
        <w:ind w:left="3600" w:hanging="360"/>
      </w:pPr>
      <w:rPr>
        <w:rFonts w:ascii="Courier New" w:hAnsi="Courier New" w:hint="default"/>
      </w:rPr>
    </w:lvl>
    <w:lvl w:ilvl="5" w:tplc="D18C6546">
      <w:start w:val="1"/>
      <w:numFmt w:val="bullet"/>
      <w:lvlText w:val=""/>
      <w:lvlJc w:val="left"/>
      <w:pPr>
        <w:ind w:left="4320" w:hanging="360"/>
      </w:pPr>
      <w:rPr>
        <w:rFonts w:ascii="Wingdings" w:hAnsi="Wingdings" w:hint="default"/>
      </w:rPr>
    </w:lvl>
    <w:lvl w:ilvl="6" w:tplc="A7D2A354">
      <w:start w:val="1"/>
      <w:numFmt w:val="bullet"/>
      <w:lvlText w:val=""/>
      <w:lvlJc w:val="left"/>
      <w:pPr>
        <w:ind w:left="5040" w:hanging="360"/>
      </w:pPr>
      <w:rPr>
        <w:rFonts w:ascii="Symbol" w:hAnsi="Symbol" w:hint="default"/>
      </w:rPr>
    </w:lvl>
    <w:lvl w:ilvl="7" w:tplc="69683DDA">
      <w:start w:val="1"/>
      <w:numFmt w:val="bullet"/>
      <w:lvlText w:val="o"/>
      <w:lvlJc w:val="left"/>
      <w:pPr>
        <w:ind w:left="5760" w:hanging="360"/>
      </w:pPr>
      <w:rPr>
        <w:rFonts w:ascii="Courier New" w:hAnsi="Courier New" w:hint="default"/>
      </w:rPr>
    </w:lvl>
    <w:lvl w:ilvl="8" w:tplc="580ADC62">
      <w:start w:val="1"/>
      <w:numFmt w:val="bullet"/>
      <w:lvlText w:val=""/>
      <w:lvlJc w:val="left"/>
      <w:pPr>
        <w:ind w:left="6480" w:hanging="360"/>
      </w:pPr>
      <w:rPr>
        <w:rFonts w:ascii="Wingdings" w:hAnsi="Wingdings" w:hint="default"/>
      </w:rPr>
    </w:lvl>
  </w:abstractNum>
  <w:abstractNum w:abstractNumId="9" w15:restartNumberingAfterBreak="0">
    <w:nsid w:val="2764B36A"/>
    <w:multiLevelType w:val="hybridMultilevel"/>
    <w:tmpl w:val="96BE9920"/>
    <w:lvl w:ilvl="0" w:tplc="DD2C9346">
      <w:start w:val="1"/>
      <w:numFmt w:val="decimal"/>
      <w:lvlText w:val="%1."/>
      <w:lvlJc w:val="left"/>
      <w:pPr>
        <w:ind w:left="720" w:hanging="360"/>
      </w:pPr>
    </w:lvl>
    <w:lvl w:ilvl="1" w:tplc="5F247642">
      <w:start w:val="1"/>
      <w:numFmt w:val="lowerLetter"/>
      <w:lvlText w:val="%2."/>
      <w:lvlJc w:val="left"/>
      <w:pPr>
        <w:ind w:left="1440" w:hanging="360"/>
      </w:pPr>
    </w:lvl>
    <w:lvl w:ilvl="2" w:tplc="403CACEE">
      <w:start w:val="1"/>
      <w:numFmt w:val="lowerRoman"/>
      <w:lvlText w:val="%3."/>
      <w:lvlJc w:val="right"/>
      <w:pPr>
        <w:ind w:left="2160" w:hanging="180"/>
      </w:pPr>
    </w:lvl>
    <w:lvl w:ilvl="3" w:tplc="98F2F444">
      <w:start w:val="1"/>
      <w:numFmt w:val="decimal"/>
      <w:lvlText w:val="%4."/>
      <w:lvlJc w:val="left"/>
      <w:pPr>
        <w:ind w:left="2880" w:hanging="360"/>
      </w:pPr>
    </w:lvl>
    <w:lvl w:ilvl="4" w:tplc="7690EB6A">
      <w:start w:val="1"/>
      <w:numFmt w:val="lowerLetter"/>
      <w:lvlText w:val="%5."/>
      <w:lvlJc w:val="left"/>
      <w:pPr>
        <w:ind w:left="3600" w:hanging="360"/>
      </w:pPr>
    </w:lvl>
    <w:lvl w:ilvl="5" w:tplc="FA36829A">
      <w:start w:val="1"/>
      <w:numFmt w:val="lowerRoman"/>
      <w:lvlText w:val="%6."/>
      <w:lvlJc w:val="right"/>
      <w:pPr>
        <w:ind w:left="4320" w:hanging="180"/>
      </w:pPr>
    </w:lvl>
    <w:lvl w:ilvl="6" w:tplc="E7C02F8A">
      <w:start w:val="1"/>
      <w:numFmt w:val="decimal"/>
      <w:lvlText w:val="%7."/>
      <w:lvlJc w:val="left"/>
      <w:pPr>
        <w:ind w:left="5040" w:hanging="360"/>
      </w:pPr>
    </w:lvl>
    <w:lvl w:ilvl="7" w:tplc="368E742E">
      <w:start w:val="1"/>
      <w:numFmt w:val="lowerLetter"/>
      <w:lvlText w:val="%8."/>
      <w:lvlJc w:val="left"/>
      <w:pPr>
        <w:ind w:left="5760" w:hanging="360"/>
      </w:pPr>
    </w:lvl>
    <w:lvl w:ilvl="8" w:tplc="862A6B7C">
      <w:start w:val="1"/>
      <w:numFmt w:val="lowerRoman"/>
      <w:lvlText w:val="%9."/>
      <w:lvlJc w:val="right"/>
      <w:pPr>
        <w:ind w:left="6480" w:hanging="180"/>
      </w:pPr>
    </w:lvl>
  </w:abstractNum>
  <w:abstractNum w:abstractNumId="10" w15:restartNumberingAfterBreak="0">
    <w:nsid w:val="32703744"/>
    <w:multiLevelType w:val="hybridMultilevel"/>
    <w:tmpl w:val="D314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6D6F71"/>
    <w:multiLevelType w:val="hybridMultilevel"/>
    <w:tmpl w:val="B518F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BD5EC3"/>
    <w:multiLevelType w:val="hybridMultilevel"/>
    <w:tmpl w:val="44C83B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4D507E9"/>
    <w:multiLevelType w:val="hybridMultilevel"/>
    <w:tmpl w:val="D3143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8934963">
    <w:abstractNumId w:val="9"/>
  </w:num>
  <w:num w:numId="2" w16cid:durableId="606498368">
    <w:abstractNumId w:val="6"/>
  </w:num>
  <w:num w:numId="3" w16cid:durableId="317077043">
    <w:abstractNumId w:val="1"/>
  </w:num>
  <w:num w:numId="4" w16cid:durableId="1156996105">
    <w:abstractNumId w:val="8"/>
  </w:num>
  <w:num w:numId="5" w16cid:durableId="1570311691">
    <w:abstractNumId w:val="12"/>
  </w:num>
  <w:num w:numId="6" w16cid:durableId="268899906">
    <w:abstractNumId w:val="5"/>
  </w:num>
  <w:num w:numId="7" w16cid:durableId="93328556">
    <w:abstractNumId w:val="10"/>
  </w:num>
  <w:num w:numId="8" w16cid:durableId="720708571">
    <w:abstractNumId w:val="11"/>
  </w:num>
  <w:num w:numId="9" w16cid:durableId="2085715612">
    <w:abstractNumId w:val="3"/>
  </w:num>
  <w:num w:numId="10" w16cid:durableId="895943003">
    <w:abstractNumId w:val="2"/>
  </w:num>
  <w:num w:numId="11" w16cid:durableId="1191068047">
    <w:abstractNumId w:val="4"/>
  </w:num>
  <w:num w:numId="12" w16cid:durableId="690573380">
    <w:abstractNumId w:val="0"/>
  </w:num>
  <w:num w:numId="13" w16cid:durableId="574507894">
    <w:abstractNumId w:val="13"/>
  </w:num>
  <w:num w:numId="14" w16cid:durableId="36988655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becca Yoo">
    <w15:presenceInfo w15:providerId="AD" w15:userId="S::u1538906@umail.utah.edu::ed1463f9-6d9f-473d-b9ed-f705be91b8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C2"/>
    <w:rsid w:val="00005F50"/>
    <w:rsid w:val="00012381"/>
    <w:rsid w:val="00013B4B"/>
    <w:rsid w:val="0001417F"/>
    <w:rsid w:val="00014B26"/>
    <w:rsid w:val="00015E14"/>
    <w:rsid w:val="00025804"/>
    <w:rsid w:val="00034FBA"/>
    <w:rsid w:val="00051327"/>
    <w:rsid w:val="000609C7"/>
    <w:rsid w:val="0006400B"/>
    <w:rsid w:val="0007233B"/>
    <w:rsid w:val="00074490"/>
    <w:rsid w:val="000800B7"/>
    <w:rsid w:val="00082667"/>
    <w:rsid w:val="0008701D"/>
    <w:rsid w:val="00087250"/>
    <w:rsid w:val="0008776D"/>
    <w:rsid w:val="000A1859"/>
    <w:rsid w:val="000A48F7"/>
    <w:rsid w:val="000E1AD7"/>
    <w:rsid w:val="000F07B2"/>
    <w:rsid w:val="000F1791"/>
    <w:rsid w:val="000F1E9C"/>
    <w:rsid w:val="00100441"/>
    <w:rsid w:val="001014AF"/>
    <w:rsid w:val="001072EF"/>
    <w:rsid w:val="00112C4E"/>
    <w:rsid w:val="00141904"/>
    <w:rsid w:val="001500F0"/>
    <w:rsid w:val="00153442"/>
    <w:rsid w:val="0016554C"/>
    <w:rsid w:val="00172D19"/>
    <w:rsid w:val="00177218"/>
    <w:rsid w:val="00186D39"/>
    <w:rsid w:val="00190F23"/>
    <w:rsid w:val="00194699"/>
    <w:rsid w:val="001A15E3"/>
    <w:rsid w:val="001A3E45"/>
    <w:rsid w:val="001A41B2"/>
    <w:rsid w:val="001A56A3"/>
    <w:rsid w:val="001B29B3"/>
    <w:rsid w:val="001B4213"/>
    <w:rsid w:val="001B45CC"/>
    <w:rsid w:val="001C18A0"/>
    <w:rsid w:val="001D750A"/>
    <w:rsid w:val="001E19AD"/>
    <w:rsid w:val="001E281E"/>
    <w:rsid w:val="001E281F"/>
    <w:rsid w:val="001F50E4"/>
    <w:rsid w:val="001F7941"/>
    <w:rsid w:val="00207BF2"/>
    <w:rsid w:val="00211AC0"/>
    <w:rsid w:val="00215410"/>
    <w:rsid w:val="00216C67"/>
    <w:rsid w:val="0022147C"/>
    <w:rsid w:val="00221E53"/>
    <w:rsid w:val="00227B13"/>
    <w:rsid w:val="0023649A"/>
    <w:rsid w:val="0023727A"/>
    <w:rsid w:val="0027748E"/>
    <w:rsid w:val="00282058"/>
    <w:rsid w:val="002832F0"/>
    <w:rsid w:val="002906D6"/>
    <w:rsid w:val="00294D07"/>
    <w:rsid w:val="002A00AC"/>
    <w:rsid w:val="002A627D"/>
    <w:rsid w:val="002B2802"/>
    <w:rsid w:val="002B60E6"/>
    <w:rsid w:val="002B79CF"/>
    <w:rsid w:val="002D2485"/>
    <w:rsid w:val="002E16FC"/>
    <w:rsid w:val="002E521C"/>
    <w:rsid w:val="002E765B"/>
    <w:rsid w:val="002F21EA"/>
    <w:rsid w:val="002F281B"/>
    <w:rsid w:val="00305BDE"/>
    <w:rsid w:val="00307088"/>
    <w:rsid w:val="003157FE"/>
    <w:rsid w:val="00315834"/>
    <w:rsid w:val="003218CC"/>
    <w:rsid w:val="0033541F"/>
    <w:rsid w:val="003732F4"/>
    <w:rsid w:val="00385967"/>
    <w:rsid w:val="00385FDC"/>
    <w:rsid w:val="003904C2"/>
    <w:rsid w:val="00396045"/>
    <w:rsid w:val="00397A32"/>
    <w:rsid w:val="003B5C6F"/>
    <w:rsid w:val="003B7C6B"/>
    <w:rsid w:val="003C36CA"/>
    <w:rsid w:val="003C4470"/>
    <w:rsid w:val="003D29AB"/>
    <w:rsid w:val="003E2674"/>
    <w:rsid w:val="003E664F"/>
    <w:rsid w:val="00407836"/>
    <w:rsid w:val="00410DB7"/>
    <w:rsid w:val="00412DB9"/>
    <w:rsid w:val="00413D9F"/>
    <w:rsid w:val="0043051A"/>
    <w:rsid w:val="00431082"/>
    <w:rsid w:val="00440C09"/>
    <w:rsid w:val="00441910"/>
    <w:rsid w:val="00445EEA"/>
    <w:rsid w:val="00452109"/>
    <w:rsid w:val="0046430A"/>
    <w:rsid w:val="00472713"/>
    <w:rsid w:val="00476F92"/>
    <w:rsid w:val="00491280"/>
    <w:rsid w:val="00492818"/>
    <w:rsid w:val="00493C64"/>
    <w:rsid w:val="00495243"/>
    <w:rsid w:val="004C38A3"/>
    <w:rsid w:val="004D3D9B"/>
    <w:rsid w:val="004E1DAD"/>
    <w:rsid w:val="004E6770"/>
    <w:rsid w:val="004F7B3F"/>
    <w:rsid w:val="00517AC8"/>
    <w:rsid w:val="00520128"/>
    <w:rsid w:val="0052767C"/>
    <w:rsid w:val="00527C48"/>
    <w:rsid w:val="0053080F"/>
    <w:rsid w:val="00531D22"/>
    <w:rsid w:val="00532B71"/>
    <w:rsid w:val="00564648"/>
    <w:rsid w:val="005742A9"/>
    <w:rsid w:val="00574B48"/>
    <w:rsid w:val="0058748B"/>
    <w:rsid w:val="00592862"/>
    <w:rsid w:val="00596B82"/>
    <w:rsid w:val="005D1676"/>
    <w:rsid w:val="005D3F3A"/>
    <w:rsid w:val="005E1CAF"/>
    <w:rsid w:val="005E4DB9"/>
    <w:rsid w:val="005F05A6"/>
    <w:rsid w:val="005F209C"/>
    <w:rsid w:val="005F470E"/>
    <w:rsid w:val="006020E9"/>
    <w:rsid w:val="0062771B"/>
    <w:rsid w:val="00633798"/>
    <w:rsid w:val="00644C6B"/>
    <w:rsid w:val="00647386"/>
    <w:rsid w:val="00650081"/>
    <w:rsid w:val="00656A2A"/>
    <w:rsid w:val="0066020F"/>
    <w:rsid w:val="00680D10"/>
    <w:rsid w:val="0068332E"/>
    <w:rsid w:val="00692AE1"/>
    <w:rsid w:val="006964A4"/>
    <w:rsid w:val="006A5A9F"/>
    <w:rsid w:val="006A6D9B"/>
    <w:rsid w:val="006C5445"/>
    <w:rsid w:val="006D049E"/>
    <w:rsid w:val="006D1503"/>
    <w:rsid w:val="006D222A"/>
    <w:rsid w:val="006D2D9E"/>
    <w:rsid w:val="006E033F"/>
    <w:rsid w:val="006E5850"/>
    <w:rsid w:val="006F04C8"/>
    <w:rsid w:val="006F40E4"/>
    <w:rsid w:val="006F5AB1"/>
    <w:rsid w:val="007047AA"/>
    <w:rsid w:val="0071026C"/>
    <w:rsid w:val="00715783"/>
    <w:rsid w:val="0073551B"/>
    <w:rsid w:val="007611CD"/>
    <w:rsid w:val="00764916"/>
    <w:rsid w:val="00766B4D"/>
    <w:rsid w:val="007709CC"/>
    <w:rsid w:val="00794272"/>
    <w:rsid w:val="007A4B36"/>
    <w:rsid w:val="007A632D"/>
    <w:rsid w:val="007B09FB"/>
    <w:rsid w:val="007B2509"/>
    <w:rsid w:val="007B3222"/>
    <w:rsid w:val="007C5102"/>
    <w:rsid w:val="007D60FE"/>
    <w:rsid w:val="007D6483"/>
    <w:rsid w:val="007E1D2F"/>
    <w:rsid w:val="007E4AB6"/>
    <w:rsid w:val="007E61BC"/>
    <w:rsid w:val="00802C95"/>
    <w:rsid w:val="008059C1"/>
    <w:rsid w:val="00805E0D"/>
    <w:rsid w:val="00807278"/>
    <w:rsid w:val="00811193"/>
    <w:rsid w:val="00822718"/>
    <w:rsid w:val="008231F1"/>
    <w:rsid w:val="0083331A"/>
    <w:rsid w:val="00834C66"/>
    <w:rsid w:val="0083726F"/>
    <w:rsid w:val="00837FB2"/>
    <w:rsid w:val="00840CDE"/>
    <w:rsid w:val="008577CE"/>
    <w:rsid w:val="00864EBE"/>
    <w:rsid w:val="00864F1A"/>
    <w:rsid w:val="00872FA8"/>
    <w:rsid w:val="00883AB4"/>
    <w:rsid w:val="00884190"/>
    <w:rsid w:val="00886499"/>
    <w:rsid w:val="00892EDF"/>
    <w:rsid w:val="00896489"/>
    <w:rsid w:val="008A3ACC"/>
    <w:rsid w:val="008C46FD"/>
    <w:rsid w:val="008D26B2"/>
    <w:rsid w:val="008E11B5"/>
    <w:rsid w:val="008E2C36"/>
    <w:rsid w:val="008E6013"/>
    <w:rsid w:val="008F0842"/>
    <w:rsid w:val="008F351D"/>
    <w:rsid w:val="008F4B03"/>
    <w:rsid w:val="00902470"/>
    <w:rsid w:val="009037BB"/>
    <w:rsid w:val="009053D8"/>
    <w:rsid w:val="00916D37"/>
    <w:rsid w:val="009238D6"/>
    <w:rsid w:val="009277ED"/>
    <w:rsid w:val="00932951"/>
    <w:rsid w:val="00934121"/>
    <w:rsid w:val="009361E1"/>
    <w:rsid w:val="00945162"/>
    <w:rsid w:val="00951579"/>
    <w:rsid w:val="0096165F"/>
    <w:rsid w:val="009652EB"/>
    <w:rsid w:val="009656E8"/>
    <w:rsid w:val="009823E0"/>
    <w:rsid w:val="00985F61"/>
    <w:rsid w:val="00992D8B"/>
    <w:rsid w:val="009A1150"/>
    <w:rsid w:val="009B0B26"/>
    <w:rsid w:val="009B29E1"/>
    <w:rsid w:val="009C4E81"/>
    <w:rsid w:val="009E02D9"/>
    <w:rsid w:val="009E0CAD"/>
    <w:rsid w:val="009F573A"/>
    <w:rsid w:val="009F7C77"/>
    <w:rsid w:val="00A126FF"/>
    <w:rsid w:val="00A14601"/>
    <w:rsid w:val="00A147CF"/>
    <w:rsid w:val="00A17F16"/>
    <w:rsid w:val="00A422E5"/>
    <w:rsid w:val="00A44AB3"/>
    <w:rsid w:val="00A464EE"/>
    <w:rsid w:val="00A53306"/>
    <w:rsid w:val="00A53EB8"/>
    <w:rsid w:val="00A558F7"/>
    <w:rsid w:val="00A814D3"/>
    <w:rsid w:val="00A85FFB"/>
    <w:rsid w:val="00A936D6"/>
    <w:rsid w:val="00A96949"/>
    <w:rsid w:val="00AA0871"/>
    <w:rsid w:val="00AB0516"/>
    <w:rsid w:val="00AC1855"/>
    <w:rsid w:val="00AD406E"/>
    <w:rsid w:val="00AD7ABD"/>
    <w:rsid w:val="00AE4A8B"/>
    <w:rsid w:val="00AF21D7"/>
    <w:rsid w:val="00AF2BD9"/>
    <w:rsid w:val="00AF546A"/>
    <w:rsid w:val="00B0475C"/>
    <w:rsid w:val="00B05B8E"/>
    <w:rsid w:val="00B1010E"/>
    <w:rsid w:val="00B1779F"/>
    <w:rsid w:val="00B2738F"/>
    <w:rsid w:val="00B30745"/>
    <w:rsid w:val="00B31389"/>
    <w:rsid w:val="00B36F9D"/>
    <w:rsid w:val="00B50DBE"/>
    <w:rsid w:val="00B52808"/>
    <w:rsid w:val="00B544C3"/>
    <w:rsid w:val="00B649C1"/>
    <w:rsid w:val="00B7019E"/>
    <w:rsid w:val="00B7377A"/>
    <w:rsid w:val="00B86392"/>
    <w:rsid w:val="00B90762"/>
    <w:rsid w:val="00B957CA"/>
    <w:rsid w:val="00BA2F79"/>
    <w:rsid w:val="00BA4289"/>
    <w:rsid w:val="00BA600A"/>
    <w:rsid w:val="00BA6579"/>
    <w:rsid w:val="00BB52DF"/>
    <w:rsid w:val="00BC16B5"/>
    <w:rsid w:val="00BD315E"/>
    <w:rsid w:val="00BD39A6"/>
    <w:rsid w:val="00BD50DE"/>
    <w:rsid w:val="00BD5B83"/>
    <w:rsid w:val="00BE50FC"/>
    <w:rsid w:val="00BF04C0"/>
    <w:rsid w:val="00BF52BF"/>
    <w:rsid w:val="00C05715"/>
    <w:rsid w:val="00C21EAE"/>
    <w:rsid w:val="00C35EC2"/>
    <w:rsid w:val="00C41D99"/>
    <w:rsid w:val="00C55BA2"/>
    <w:rsid w:val="00C61F32"/>
    <w:rsid w:val="00C65C60"/>
    <w:rsid w:val="00C74B25"/>
    <w:rsid w:val="00C84986"/>
    <w:rsid w:val="00C94108"/>
    <w:rsid w:val="00C945A0"/>
    <w:rsid w:val="00CA0720"/>
    <w:rsid w:val="00CB29B1"/>
    <w:rsid w:val="00CC4F83"/>
    <w:rsid w:val="00CC795A"/>
    <w:rsid w:val="00CE6D74"/>
    <w:rsid w:val="00CF131A"/>
    <w:rsid w:val="00CF37FC"/>
    <w:rsid w:val="00D03EF3"/>
    <w:rsid w:val="00D136CD"/>
    <w:rsid w:val="00D16644"/>
    <w:rsid w:val="00D22301"/>
    <w:rsid w:val="00D2678E"/>
    <w:rsid w:val="00D4279D"/>
    <w:rsid w:val="00D55E3D"/>
    <w:rsid w:val="00D57470"/>
    <w:rsid w:val="00D57FF1"/>
    <w:rsid w:val="00D628C7"/>
    <w:rsid w:val="00D75A06"/>
    <w:rsid w:val="00D75F3C"/>
    <w:rsid w:val="00D91DF2"/>
    <w:rsid w:val="00D954B5"/>
    <w:rsid w:val="00DA13EC"/>
    <w:rsid w:val="00DC6933"/>
    <w:rsid w:val="00DC7AAD"/>
    <w:rsid w:val="00DE4460"/>
    <w:rsid w:val="00DE46A3"/>
    <w:rsid w:val="00DF453F"/>
    <w:rsid w:val="00DF5479"/>
    <w:rsid w:val="00E037EE"/>
    <w:rsid w:val="00E10A05"/>
    <w:rsid w:val="00E51C2D"/>
    <w:rsid w:val="00E57219"/>
    <w:rsid w:val="00E57E0B"/>
    <w:rsid w:val="00E641EE"/>
    <w:rsid w:val="00E70AF5"/>
    <w:rsid w:val="00E7159F"/>
    <w:rsid w:val="00E740A4"/>
    <w:rsid w:val="00E77BD5"/>
    <w:rsid w:val="00E80F3F"/>
    <w:rsid w:val="00E907BD"/>
    <w:rsid w:val="00E968B5"/>
    <w:rsid w:val="00E977C0"/>
    <w:rsid w:val="00EA46F4"/>
    <w:rsid w:val="00EC5034"/>
    <w:rsid w:val="00EC70A1"/>
    <w:rsid w:val="00ED27AD"/>
    <w:rsid w:val="00ED2D1E"/>
    <w:rsid w:val="00EE7633"/>
    <w:rsid w:val="00F01774"/>
    <w:rsid w:val="00F15F15"/>
    <w:rsid w:val="00F17AD2"/>
    <w:rsid w:val="00F34EAB"/>
    <w:rsid w:val="00F351D7"/>
    <w:rsid w:val="00F360C7"/>
    <w:rsid w:val="00F361CB"/>
    <w:rsid w:val="00F364B8"/>
    <w:rsid w:val="00F438DF"/>
    <w:rsid w:val="00F5224A"/>
    <w:rsid w:val="00F54FE5"/>
    <w:rsid w:val="00F55326"/>
    <w:rsid w:val="00F6791C"/>
    <w:rsid w:val="00F72052"/>
    <w:rsid w:val="00F72182"/>
    <w:rsid w:val="00F81591"/>
    <w:rsid w:val="00FA5EC9"/>
    <w:rsid w:val="00FB1465"/>
    <w:rsid w:val="00FB433F"/>
    <w:rsid w:val="00FD7780"/>
    <w:rsid w:val="00FF71B8"/>
    <w:rsid w:val="1BB06A57"/>
    <w:rsid w:val="1BB61D46"/>
    <w:rsid w:val="1F089EB9"/>
    <w:rsid w:val="211C5D75"/>
    <w:rsid w:val="2E17FA4E"/>
    <w:rsid w:val="49D00E97"/>
    <w:rsid w:val="57946448"/>
    <w:rsid w:val="61DF26FE"/>
    <w:rsid w:val="66A724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B47B"/>
  <w15:chartTrackingRefBased/>
  <w15:docId w15:val="{1E43714B-4135-4F52-B635-DD776FB0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80"/>
    <w:pPr>
      <w:spacing w:after="120" w:line="240" w:lineRule="auto"/>
    </w:pPr>
    <w:rPr>
      <w:rFonts w:ascii="Arial" w:eastAsia="Times New Roman" w:hAnsi="Arial" w:cs="Times New Roman"/>
      <w:kern w:val="0"/>
      <w:szCs w:val="20"/>
      <w:lang w:eastAsia="en-US"/>
      <w14:ligatures w14:val="none"/>
    </w:rPr>
  </w:style>
  <w:style w:type="paragraph" w:styleId="Heading1">
    <w:name w:val="heading 1"/>
    <w:basedOn w:val="Normal"/>
    <w:next w:val="Normal"/>
    <w:link w:val="Heading1Char"/>
    <w:uiPriority w:val="9"/>
    <w:qFormat/>
    <w:rsid w:val="00C35E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ko-KR"/>
      <w14:ligatures w14:val="standardContextual"/>
    </w:rPr>
  </w:style>
  <w:style w:type="paragraph" w:styleId="Heading2">
    <w:name w:val="heading 2"/>
    <w:basedOn w:val="Normal"/>
    <w:next w:val="Normal"/>
    <w:link w:val="Heading2Char"/>
    <w:uiPriority w:val="9"/>
    <w:unhideWhenUsed/>
    <w:qFormat/>
    <w:rsid w:val="00C35E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ko-KR"/>
      <w14:ligatures w14:val="standardContextual"/>
    </w:rPr>
  </w:style>
  <w:style w:type="paragraph" w:styleId="Heading3">
    <w:name w:val="heading 3"/>
    <w:basedOn w:val="Normal"/>
    <w:next w:val="Normal"/>
    <w:link w:val="Heading3Char"/>
    <w:uiPriority w:val="9"/>
    <w:unhideWhenUsed/>
    <w:qFormat/>
    <w:rsid w:val="00C35E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ko-KR"/>
      <w14:ligatures w14:val="standardContextual"/>
    </w:rPr>
  </w:style>
  <w:style w:type="paragraph" w:styleId="Heading4">
    <w:name w:val="heading 4"/>
    <w:basedOn w:val="Normal"/>
    <w:next w:val="Normal"/>
    <w:link w:val="Heading4Char"/>
    <w:uiPriority w:val="9"/>
    <w:semiHidden/>
    <w:unhideWhenUsed/>
    <w:qFormat/>
    <w:rsid w:val="00C35E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eastAsia="ko-KR"/>
      <w14:ligatures w14:val="standardContextual"/>
    </w:rPr>
  </w:style>
  <w:style w:type="paragraph" w:styleId="Heading5">
    <w:name w:val="heading 5"/>
    <w:basedOn w:val="Normal"/>
    <w:next w:val="Normal"/>
    <w:link w:val="Heading5Char"/>
    <w:uiPriority w:val="9"/>
    <w:semiHidden/>
    <w:unhideWhenUsed/>
    <w:qFormat/>
    <w:rsid w:val="00C35EC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ko-KR"/>
      <w14:ligatures w14:val="standardContextual"/>
    </w:rPr>
  </w:style>
  <w:style w:type="paragraph" w:styleId="Heading6">
    <w:name w:val="heading 6"/>
    <w:basedOn w:val="Normal"/>
    <w:next w:val="Normal"/>
    <w:link w:val="Heading6Char"/>
    <w:uiPriority w:val="9"/>
    <w:semiHidden/>
    <w:unhideWhenUsed/>
    <w:qFormat/>
    <w:rsid w:val="00C35EC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ko-KR"/>
      <w14:ligatures w14:val="standardContextual"/>
    </w:rPr>
  </w:style>
  <w:style w:type="paragraph" w:styleId="Heading7">
    <w:name w:val="heading 7"/>
    <w:basedOn w:val="Normal"/>
    <w:next w:val="Normal"/>
    <w:link w:val="Heading7Char"/>
    <w:uiPriority w:val="9"/>
    <w:semiHidden/>
    <w:unhideWhenUsed/>
    <w:qFormat/>
    <w:rsid w:val="00C35EC2"/>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ko-KR"/>
      <w14:ligatures w14:val="standardContextual"/>
    </w:rPr>
  </w:style>
  <w:style w:type="paragraph" w:styleId="Heading8">
    <w:name w:val="heading 8"/>
    <w:basedOn w:val="Normal"/>
    <w:next w:val="Normal"/>
    <w:link w:val="Heading8Char"/>
    <w:uiPriority w:val="9"/>
    <w:semiHidden/>
    <w:unhideWhenUsed/>
    <w:qFormat/>
    <w:rsid w:val="00C35EC2"/>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ko-KR"/>
      <w14:ligatures w14:val="standardContextual"/>
    </w:rPr>
  </w:style>
  <w:style w:type="paragraph" w:styleId="Heading9">
    <w:name w:val="heading 9"/>
    <w:basedOn w:val="Normal"/>
    <w:next w:val="Normal"/>
    <w:link w:val="Heading9Char"/>
    <w:uiPriority w:val="9"/>
    <w:semiHidden/>
    <w:unhideWhenUsed/>
    <w:qFormat/>
    <w:rsid w:val="00C35EC2"/>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ko-K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EC2"/>
    <w:rPr>
      <w:rFonts w:eastAsiaTheme="majorEastAsia" w:cstheme="majorBidi"/>
      <w:color w:val="272727" w:themeColor="text1" w:themeTint="D8"/>
    </w:rPr>
  </w:style>
  <w:style w:type="paragraph" w:styleId="Title">
    <w:name w:val="Title"/>
    <w:basedOn w:val="Normal"/>
    <w:next w:val="Normal"/>
    <w:link w:val="TitleChar"/>
    <w:uiPriority w:val="10"/>
    <w:qFormat/>
    <w:rsid w:val="00C35EC2"/>
    <w:pPr>
      <w:spacing w:after="80"/>
      <w:contextualSpacing/>
    </w:pPr>
    <w:rPr>
      <w:rFonts w:asciiTheme="majorHAnsi" w:eastAsiaTheme="majorEastAsia" w:hAnsiTheme="majorHAnsi" w:cstheme="majorBidi"/>
      <w:spacing w:val="-10"/>
      <w:kern w:val="28"/>
      <w:sz w:val="56"/>
      <w:szCs w:val="56"/>
      <w:lang w:eastAsia="ko-KR"/>
      <w14:ligatures w14:val="standardContextual"/>
    </w:rPr>
  </w:style>
  <w:style w:type="character" w:customStyle="1" w:styleId="TitleChar">
    <w:name w:val="Title Char"/>
    <w:basedOn w:val="DefaultParagraphFont"/>
    <w:link w:val="Title"/>
    <w:uiPriority w:val="10"/>
    <w:rsid w:val="00C35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E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ko-KR"/>
      <w14:ligatures w14:val="standardContextual"/>
    </w:rPr>
  </w:style>
  <w:style w:type="character" w:customStyle="1" w:styleId="SubtitleChar">
    <w:name w:val="Subtitle Char"/>
    <w:basedOn w:val="DefaultParagraphFont"/>
    <w:link w:val="Subtitle"/>
    <w:uiPriority w:val="11"/>
    <w:rsid w:val="00C35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EC2"/>
    <w:pPr>
      <w:spacing w:before="160" w:after="160" w:line="278" w:lineRule="auto"/>
      <w:jc w:val="center"/>
    </w:pPr>
    <w:rPr>
      <w:rFonts w:asciiTheme="minorHAnsi" w:eastAsiaTheme="minorEastAsia" w:hAnsiTheme="minorHAnsi" w:cstheme="minorBidi"/>
      <w:i/>
      <w:iCs/>
      <w:color w:val="404040" w:themeColor="text1" w:themeTint="BF"/>
      <w:kern w:val="2"/>
      <w:szCs w:val="24"/>
      <w:lang w:eastAsia="ko-KR"/>
      <w14:ligatures w14:val="standardContextual"/>
    </w:rPr>
  </w:style>
  <w:style w:type="character" w:customStyle="1" w:styleId="QuoteChar">
    <w:name w:val="Quote Char"/>
    <w:basedOn w:val="DefaultParagraphFont"/>
    <w:link w:val="Quote"/>
    <w:uiPriority w:val="29"/>
    <w:rsid w:val="00C35EC2"/>
    <w:rPr>
      <w:i/>
      <w:iCs/>
      <w:color w:val="404040" w:themeColor="text1" w:themeTint="BF"/>
    </w:rPr>
  </w:style>
  <w:style w:type="paragraph" w:styleId="ListParagraph">
    <w:name w:val="List Paragraph"/>
    <w:basedOn w:val="Normal"/>
    <w:uiPriority w:val="34"/>
    <w:qFormat/>
    <w:rsid w:val="00C35EC2"/>
    <w:pPr>
      <w:spacing w:after="160" w:line="278" w:lineRule="auto"/>
      <w:ind w:left="720"/>
      <w:contextualSpacing/>
    </w:pPr>
    <w:rPr>
      <w:rFonts w:asciiTheme="minorHAnsi" w:eastAsiaTheme="minorEastAsia" w:hAnsiTheme="minorHAnsi" w:cstheme="minorBidi"/>
      <w:kern w:val="2"/>
      <w:szCs w:val="24"/>
      <w:lang w:eastAsia="ko-KR"/>
      <w14:ligatures w14:val="standardContextual"/>
    </w:rPr>
  </w:style>
  <w:style w:type="character" w:styleId="IntenseEmphasis">
    <w:name w:val="Intense Emphasis"/>
    <w:basedOn w:val="DefaultParagraphFont"/>
    <w:uiPriority w:val="21"/>
    <w:qFormat/>
    <w:rsid w:val="00C35EC2"/>
    <w:rPr>
      <w:i/>
      <w:iCs/>
      <w:color w:val="0F4761" w:themeColor="accent1" w:themeShade="BF"/>
    </w:rPr>
  </w:style>
  <w:style w:type="paragraph" w:styleId="IntenseQuote">
    <w:name w:val="Intense Quote"/>
    <w:basedOn w:val="Normal"/>
    <w:next w:val="Normal"/>
    <w:link w:val="IntenseQuoteChar"/>
    <w:uiPriority w:val="30"/>
    <w:qFormat/>
    <w:rsid w:val="00C35E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Cs w:val="24"/>
      <w:lang w:eastAsia="ko-KR"/>
      <w14:ligatures w14:val="standardContextual"/>
    </w:rPr>
  </w:style>
  <w:style w:type="character" w:customStyle="1" w:styleId="IntenseQuoteChar">
    <w:name w:val="Intense Quote Char"/>
    <w:basedOn w:val="DefaultParagraphFont"/>
    <w:link w:val="IntenseQuote"/>
    <w:uiPriority w:val="30"/>
    <w:rsid w:val="00C35EC2"/>
    <w:rPr>
      <w:i/>
      <w:iCs/>
      <w:color w:val="0F4761" w:themeColor="accent1" w:themeShade="BF"/>
    </w:rPr>
  </w:style>
  <w:style w:type="character" w:styleId="IntenseReference">
    <w:name w:val="Intense Reference"/>
    <w:basedOn w:val="DefaultParagraphFont"/>
    <w:uiPriority w:val="32"/>
    <w:qFormat/>
    <w:rsid w:val="00C35EC2"/>
    <w:rPr>
      <w:b/>
      <w:bCs/>
      <w:smallCaps/>
      <w:color w:val="0F4761" w:themeColor="accent1" w:themeShade="BF"/>
      <w:spacing w:val="5"/>
    </w:rPr>
  </w:style>
  <w:style w:type="paragraph" w:styleId="Revision">
    <w:name w:val="Revision"/>
    <w:hidden/>
    <w:uiPriority w:val="99"/>
    <w:semiHidden/>
    <w:rsid w:val="00F6791C"/>
    <w:pPr>
      <w:spacing w:after="0" w:line="240" w:lineRule="auto"/>
    </w:pPr>
    <w:rPr>
      <w:rFonts w:ascii="Arial" w:eastAsia="Times New Roman" w:hAnsi="Arial" w:cs="Times New Roman"/>
      <w:kern w:val="0"/>
      <w:szCs w:val="20"/>
      <w:lang w:eastAsia="en-US"/>
      <w14:ligatures w14:val="none"/>
    </w:rPr>
  </w:style>
  <w:style w:type="character" w:styleId="CommentReference">
    <w:name w:val="annotation reference"/>
    <w:basedOn w:val="DefaultParagraphFont"/>
    <w:uiPriority w:val="99"/>
    <w:semiHidden/>
    <w:unhideWhenUsed/>
    <w:rsid w:val="003218CC"/>
    <w:rPr>
      <w:sz w:val="16"/>
      <w:szCs w:val="16"/>
    </w:rPr>
  </w:style>
  <w:style w:type="paragraph" w:styleId="CommentText">
    <w:name w:val="annotation text"/>
    <w:basedOn w:val="Normal"/>
    <w:link w:val="CommentTextChar"/>
    <w:uiPriority w:val="99"/>
    <w:unhideWhenUsed/>
    <w:rsid w:val="003218CC"/>
    <w:rPr>
      <w:sz w:val="20"/>
    </w:rPr>
  </w:style>
  <w:style w:type="character" w:customStyle="1" w:styleId="CommentTextChar">
    <w:name w:val="Comment Text Char"/>
    <w:basedOn w:val="DefaultParagraphFont"/>
    <w:link w:val="CommentText"/>
    <w:uiPriority w:val="99"/>
    <w:rsid w:val="003218CC"/>
    <w:rPr>
      <w:rFonts w:ascii="Arial" w:eastAsia="Times New Roman" w:hAnsi="Arial"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3218CC"/>
    <w:rPr>
      <w:b/>
      <w:bCs/>
    </w:rPr>
  </w:style>
  <w:style w:type="character" w:customStyle="1" w:styleId="CommentSubjectChar">
    <w:name w:val="Comment Subject Char"/>
    <w:basedOn w:val="CommentTextChar"/>
    <w:link w:val="CommentSubject"/>
    <w:uiPriority w:val="99"/>
    <w:semiHidden/>
    <w:rsid w:val="003218CC"/>
    <w:rPr>
      <w:rFonts w:ascii="Arial" w:eastAsia="Times New Roman" w:hAnsi="Arial" w:cs="Times New Roman"/>
      <w:b/>
      <w:bCs/>
      <w:kern w:val="0"/>
      <w:sz w:val="20"/>
      <w:szCs w:val="20"/>
      <w:lang w:eastAsia="en-US"/>
      <w14:ligatures w14:val="none"/>
    </w:rPr>
  </w:style>
  <w:style w:type="table" w:styleId="TableGrid">
    <w:name w:val="Table Grid"/>
    <w:basedOn w:val="TableNormal"/>
    <w:uiPriority w:val="39"/>
    <w:rsid w:val="00992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77ED"/>
    <w:rPr>
      <w:color w:val="467886" w:themeColor="hyperlink"/>
      <w:u w:val="single"/>
    </w:rPr>
  </w:style>
  <w:style w:type="character" w:styleId="UnresolvedMention">
    <w:name w:val="Unresolved Mention"/>
    <w:basedOn w:val="DefaultParagraphFont"/>
    <w:uiPriority w:val="99"/>
    <w:semiHidden/>
    <w:unhideWhenUsed/>
    <w:rsid w:val="009277ED"/>
    <w:rPr>
      <w:color w:val="605E5C"/>
      <w:shd w:val="clear" w:color="auto" w:fill="E1DFDD"/>
    </w:rPr>
  </w:style>
  <w:style w:type="paragraph" w:styleId="Caption">
    <w:name w:val="caption"/>
    <w:basedOn w:val="Normal"/>
    <w:next w:val="Normal"/>
    <w:uiPriority w:val="35"/>
    <w:unhideWhenUsed/>
    <w:qFormat/>
    <w:rsid w:val="00F15F15"/>
    <w:pPr>
      <w:spacing w:after="200"/>
    </w:pPr>
    <w:rPr>
      <w:i/>
      <w:iCs/>
      <w:color w:val="0E2841" w:themeColor="text2"/>
      <w:sz w:val="18"/>
      <w:szCs w:val="18"/>
    </w:rPr>
  </w:style>
  <w:style w:type="paragraph" w:styleId="Header">
    <w:name w:val="header"/>
    <w:basedOn w:val="Normal"/>
    <w:link w:val="HeaderChar"/>
    <w:uiPriority w:val="99"/>
    <w:unhideWhenUsed/>
    <w:rsid w:val="002B60E6"/>
    <w:pPr>
      <w:tabs>
        <w:tab w:val="center" w:pos="4680"/>
        <w:tab w:val="right" w:pos="9360"/>
      </w:tabs>
      <w:spacing w:after="0"/>
    </w:pPr>
  </w:style>
  <w:style w:type="character" w:customStyle="1" w:styleId="HeaderChar">
    <w:name w:val="Header Char"/>
    <w:basedOn w:val="DefaultParagraphFont"/>
    <w:link w:val="Header"/>
    <w:uiPriority w:val="99"/>
    <w:rsid w:val="002B60E6"/>
    <w:rPr>
      <w:rFonts w:ascii="Arial" w:eastAsia="Times New Roman" w:hAnsi="Arial" w:cs="Times New Roman"/>
      <w:kern w:val="0"/>
      <w:szCs w:val="20"/>
      <w:lang w:eastAsia="en-US"/>
      <w14:ligatures w14:val="none"/>
    </w:rPr>
  </w:style>
  <w:style w:type="paragraph" w:styleId="Footer">
    <w:name w:val="footer"/>
    <w:basedOn w:val="Normal"/>
    <w:link w:val="FooterChar"/>
    <w:uiPriority w:val="99"/>
    <w:unhideWhenUsed/>
    <w:rsid w:val="002B60E6"/>
    <w:pPr>
      <w:tabs>
        <w:tab w:val="center" w:pos="4680"/>
        <w:tab w:val="right" w:pos="9360"/>
      </w:tabs>
      <w:spacing w:after="0"/>
    </w:pPr>
  </w:style>
  <w:style w:type="character" w:customStyle="1" w:styleId="FooterChar">
    <w:name w:val="Footer Char"/>
    <w:basedOn w:val="DefaultParagraphFont"/>
    <w:link w:val="Footer"/>
    <w:uiPriority w:val="99"/>
    <w:rsid w:val="002B60E6"/>
    <w:rPr>
      <w:rFonts w:ascii="Arial" w:eastAsia="Times New Roman" w:hAnsi="Arial" w:cs="Times New Roman"/>
      <w:kern w:val="0"/>
      <w:szCs w:val="20"/>
      <w:lang w:eastAsia="en-US"/>
      <w14:ligatures w14:val="none"/>
    </w:rPr>
  </w:style>
  <w:style w:type="paragraph" w:styleId="Date">
    <w:name w:val="Date"/>
    <w:basedOn w:val="Normal"/>
    <w:next w:val="Normal"/>
    <w:link w:val="DateChar"/>
    <w:uiPriority w:val="99"/>
    <w:semiHidden/>
    <w:unhideWhenUsed/>
    <w:rsid w:val="001E19AD"/>
  </w:style>
  <w:style w:type="character" w:customStyle="1" w:styleId="DateChar">
    <w:name w:val="Date Char"/>
    <w:basedOn w:val="DefaultParagraphFont"/>
    <w:link w:val="Date"/>
    <w:uiPriority w:val="99"/>
    <w:semiHidden/>
    <w:rsid w:val="001E19AD"/>
    <w:rPr>
      <w:rFonts w:ascii="Arial" w:eastAsia="Times New Roman" w:hAnsi="Arial" w:cs="Times New Roman"/>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dc.gov/bmi/adult-calculator/bmi-categories.html" TargetMode="External"/><Relationship Id="rId2" Type="http://schemas.openxmlformats.org/officeDocument/2006/relationships/hyperlink" Target="https://www.cdc.gov/growth-chart-training/hcp/using-bmi/body-mass-index.html?utm_source=chatgpt.com" TargetMode="External"/><Relationship Id="rId1" Type="http://schemas.openxmlformats.org/officeDocument/2006/relationships/hyperlink" Target="https://www.cdc.gov/growth-chart-training/hcp/using-bmi/body-mass-index.html" TargetMode="External"/><Relationship Id="rId4" Type="http://schemas.openxmlformats.org/officeDocument/2006/relationships/hyperlink" Target="https://www.cdc.gov/bmi/adult-calculator/bmi-categories.html?utm_source=chatgpt.co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Template>
  <TotalTime>4698</TotalTime>
  <Pages>38</Pages>
  <Words>7145</Words>
  <Characters>40730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Yoo</dc:creator>
  <cp:keywords/>
  <dc:description/>
  <cp:lastModifiedBy>Rebecca Yoo</cp:lastModifiedBy>
  <cp:revision>359</cp:revision>
  <dcterms:created xsi:type="dcterms:W3CDTF">2026-02-12T22:55:00Z</dcterms:created>
  <dcterms:modified xsi:type="dcterms:W3CDTF">2026-03-03T21:28:00Z</dcterms:modified>
</cp:coreProperties>
</file>